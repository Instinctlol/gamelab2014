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6214927" w:displacedByCustomXml="next"/>
    <w:bookmarkStart w:id="1" w:name="_Toc396214407" w:displacedByCustomXml="next"/>
    <w:sdt>
      <w:sdtPr>
        <w:rPr>
          <w:rFonts w:asciiTheme="minorHAnsi" w:eastAsiaTheme="minorHAnsi" w:hAnsiTheme="minorHAnsi" w:cstheme="minorBidi"/>
          <w:b w:val="0"/>
          <w:bCs w:val="0"/>
          <w:sz w:val="22"/>
          <w:szCs w:val="22"/>
          <w:lang w:val="en-US"/>
        </w:rPr>
        <w:id w:val="596324736"/>
        <w:docPartObj>
          <w:docPartGallery w:val="Table of Contents"/>
          <w:docPartUnique/>
        </w:docPartObj>
      </w:sdtPr>
      <w:sdtContent>
        <w:p w14:paraId="769C98F1" w14:textId="77777777" w:rsidR="00FE5315" w:rsidRDefault="00A34FD6" w:rsidP="00A34FD6">
          <w:pPr>
            <w:pStyle w:val="Inhaltsverzeichnisberschrift"/>
            <w:rPr>
              <w:noProof/>
            </w:rPr>
          </w:pPr>
          <w:r w:rsidRPr="00F72FB6">
            <w:rPr>
              <w:sz w:val="36"/>
              <w:szCs w:val="36"/>
            </w:rPr>
            <w:t>Inhalt</w:t>
          </w:r>
          <w:r>
            <w:br/>
          </w:r>
          <w:r w:rsidR="0044440C">
            <w:rPr>
              <w:color w:val="365F91" w:themeColor="accent1" w:themeShade="BF"/>
              <w:sz w:val="28"/>
            </w:rPr>
            <w:fldChar w:fldCharType="begin"/>
          </w:r>
          <w:r>
            <w:instrText xml:space="preserve"> TOC \o "1-3" \h \z \u </w:instrText>
          </w:r>
          <w:r w:rsidR="0044440C">
            <w:rPr>
              <w:color w:val="365F91" w:themeColor="accent1" w:themeShade="BF"/>
              <w:sz w:val="28"/>
            </w:rPr>
            <w:fldChar w:fldCharType="separate"/>
          </w:r>
        </w:p>
        <w:p w14:paraId="70A43BC0" w14:textId="77777777" w:rsidR="00FE5315" w:rsidRDefault="00FE5315">
          <w:pPr>
            <w:pStyle w:val="Verzeichnis1"/>
            <w:rPr>
              <w:rFonts w:eastAsiaTheme="minorEastAsia"/>
              <w:noProof/>
              <w:lang w:val="de-DE" w:eastAsia="de-DE"/>
            </w:rPr>
          </w:pPr>
          <w:hyperlink w:anchor="_Toc396336761" w:history="1">
            <w:r w:rsidRPr="00FC3996">
              <w:rPr>
                <w:rStyle w:val="Hyperlink"/>
                <w:noProof/>
                <w:lang w:val="de-DE"/>
              </w:rPr>
              <w:t>Vorgeschichte</w:t>
            </w:r>
            <w:r>
              <w:rPr>
                <w:noProof/>
                <w:webHidden/>
              </w:rPr>
              <w:tab/>
            </w:r>
            <w:r>
              <w:rPr>
                <w:noProof/>
                <w:webHidden/>
              </w:rPr>
              <w:fldChar w:fldCharType="begin"/>
            </w:r>
            <w:r>
              <w:rPr>
                <w:noProof/>
                <w:webHidden/>
              </w:rPr>
              <w:instrText xml:space="preserve"> PAGEREF _Toc396336761 \h </w:instrText>
            </w:r>
            <w:r>
              <w:rPr>
                <w:noProof/>
                <w:webHidden/>
              </w:rPr>
            </w:r>
            <w:r>
              <w:rPr>
                <w:noProof/>
                <w:webHidden/>
              </w:rPr>
              <w:fldChar w:fldCharType="separate"/>
            </w:r>
            <w:r>
              <w:rPr>
                <w:noProof/>
                <w:webHidden/>
              </w:rPr>
              <w:t>3</w:t>
            </w:r>
            <w:r>
              <w:rPr>
                <w:noProof/>
                <w:webHidden/>
              </w:rPr>
              <w:fldChar w:fldCharType="end"/>
            </w:r>
          </w:hyperlink>
        </w:p>
        <w:p w14:paraId="67952BA9" w14:textId="77777777" w:rsidR="00FE5315" w:rsidRDefault="00FE5315">
          <w:pPr>
            <w:pStyle w:val="Verzeichnis1"/>
            <w:rPr>
              <w:rFonts w:eastAsiaTheme="minorEastAsia"/>
              <w:noProof/>
              <w:lang w:val="de-DE" w:eastAsia="de-DE"/>
            </w:rPr>
          </w:pPr>
          <w:hyperlink w:anchor="_Toc396336762" w:history="1">
            <w:r w:rsidRPr="00FC3996">
              <w:rPr>
                <w:rStyle w:val="Hyperlink"/>
                <w:noProof/>
                <w:lang w:val="de-DE"/>
              </w:rPr>
              <w:t>Spielwelt</w:t>
            </w:r>
            <w:r>
              <w:rPr>
                <w:noProof/>
                <w:webHidden/>
              </w:rPr>
              <w:tab/>
            </w:r>
            <w:r>
              <w:rPr>
                <w:noProof/>
                <w:webHidden/>
              </w:rPr>
              <w:fldChar w:fldCharType="begin"/>
            </w:r>
            <w:r>
              <w:rPr>
                <w:noProof/>
                <w:webHidden/>
              </w:rPr>
              <w:instrText xml:space="preserve"> PAGEREF _Toc396336762 \h </w:instrText>
            </w:r>
            <w:r>
              <w:rPr>
                <w:noProof/>
                <w:webHidden/>
              </w:rPr>
            </w:r>
            <w:r>
              <w:rPr>
                <w:noProof/>
                <w:webHidden/>
              </w:rPr>
              <w:fldChar w:fldCharType="separate"/>
            </w:r>
            <w:r>
              <w:rPr>
                <w:noProof/>
                <w:webHidden/>
              </w:rPr>
              <w:t>3</w:t>
            </w:r>
            <w:r>
              <w:rPr>
                <w:noProof/>
                <w:webHidden/>
              </w:rPr>
              <w:fldChar w:fldCharType="end"/>
            </w:r>
          </w:hyperlink>
        </w:p>
        <w:p w14:paraId="60B8D66C" w14:textId="77777777" w:rsidR="00FE5315" w:rsidRDefault="00FE5315">
          <w:pPr>
            <w:pStyle w:val="Verzeichnis1"/>
            <w:rPr>
              <w:rFonts w:eastAsiaTheme="minorEastAsia"/>
              <w:noProof/>
              <w:lang w:val="de-DE" w:eastAsia="de-DE"/>
            </w:rPr>
          </w:pPr>
          <w:hyperlink w:anchor="_Toc396336763" w:history="1">
            <w:r w:rsidRPr="00FC3996">
              <w:rPr>
                <w:rStyle w:val="Hyperlink"/>
                <w:noProof/>
              </w:rPr>
              <w:t>Spieler</w:t>
            </w:r>
            <w:r>
              <w:rPr>
                <w:noProof/>
                <w:webHidden/>
              </w:rPr>
              <w:tab/>
            </w:r>
            <w:r>
              <w:rPr>
                <w:noProof/>
                <w:webHidden/>
              </w:rPr>
              <w:fldChar w:fldCharType="begin"/>
            </w:r>
            <w:r>
              <w:rPr>
                <w:noProof/>
                <w:webHidden/>
              </w:rPr>
              <w:instrText xml:space="preserve"> PAGEREF _Toc396336763 \h </w:instrText>
            </w:r>
            <w:r>
              <w:rPr>
                <w:noProof/>
                <w:webHidden/>
              </w:rPr>
            </w:r>
            <w:r>
              <w:rPr>
                <w:noProof/>
                <w:webHidden/>
              </w:rPr>
              <w:fldChar w:fldCharType="separate"/>
            </w:r>
            <w:r>
              <w:rPr>
                <w:noProof/>
                <w:webHidden/>
              </w:rPr>
              <w:t>4</w:t>
            </w:r>
            <w:r>
              <w:rPr>
                <w:noProof/>
                <w:webHidden/>
              </w:rPr>
              <w:fldChar w:fldCharType="end"/>
            </w:r>
          </w:hyperlink>
        </w:p>
        <w:p w14:paraId="2E06D9E2" w14:textId="77777777" w:rsidR="00FE5315" w:rsidRDefault="00FE5315">
          <w:pPr>
            <w:pStyle w:val="Verzeichnis2"/>
            <w:tabs>
              <w:tab w:val="right" w:leader="dot" w:pos="9350"/>
            </w:tabs>
            <w:rPr>
              <w:rFonts w:eastAsiaTheme="minorEastAsia"/>
              <w:noProof/>
              <w:lang w:val="de-DE" w:eastAsia="de-DE"/>
            </w:rPr>
          </w:pPr>
          <w:hyperlink w:anchor="_Toc396336764" w:history="1">
            <w:r w:rsidRPr="00FC3996">
              <w:rPr>
                <w:rStyle w:val="Hyperlink"/>
                <w:noProof/>
              </w:rPr>
              <w:t>Spielerrollen</w:t>
            </w:r>
            <w:r>
              <w:rPr>
                <w:noProof/>
                <w:webHidden/>
              </w:rPr>
              <w:tab/>
            </w:r>
            <w:r>
              <w:rPr>
                <w:noProof/>
                <w:webHidden/>
              </w:rPr>
              <w:fldChar w:fldCharType="begin"/>
            </w:r>
            <w:r>
              <w:rPr>
                <w:noProof/>
                <w:webHidden/>
              </w:rPr>
              <w:instrText xml:space="preserve"> PAGEREF _Toc396336764 \h </w:instrText>
            </w:r>
            <w:r>
              <w:rPr>
                <w:noProof/>
                <w:webHidden/>
              </w:rPr>
            </w:r>
            <w:r>
              <w:rPr>
                <w:noProof/>
                <w:webHidden/>
              </w:rPr>
              <w:fldChar w:fldCharType="separate"/>
            </w:r>
            <w:r>
              <w:rPr>
                <w:noProof/>
                <w:webHidden/>
              </w:rPr>
              <w:t>4</w:t>
            </w:r>
            <w:r>
              <w:rPr>
                <w:noProof/>
                <w:webHidden/>
              </w:rPr>
              <w:fldChar w:fldCharType="end"/>
            </w:r>
          </w:hyperlink>
        </w:p>
        <w:p w14:paraId="57E1751D" w14:textId="77777777" w:rsidR="00FE5315" w:rsidRDefault="00FE5315">
          <w:pPr>
            <w:pStyle w:val="Verzeichnis3"/>
            <w:tabs>
              <w:tab w:val="right" w:leader="dot" w:pos="9350"/>
            </w:tabs>
            <w:rPr>
              <w:rFonts w:eastAsiaTheme="minorEastAsia"/>
              <w:noProof/>
              <w:lang w:val="de-DE" w:eastAsia="de-DE"/>
            </w:rPr>
          </w:pPr>
          <w:hyperlink w:anchor="_Toc396336765" w:history="1">
            <w:r w:rsidRPr="00FC3996">
              <w:rPr>
                <w:rStyle w:val="Hyperlink"/>
                <w:noProof/>
              </w:rPr>
              <w:t>Astronauten</w:t>
            </w:r>
            <w:r>
              <w:rPr>
                <w:noProof/>
                <w:webHidden/>
              </w:rPr>
              <w:tab/>
            </w:r>
            <w:r>
              <w:rPr>
                <w:noProof/>
                <w:webHidden/>
              </w:rPr>
              <w:fldChar w:fldCharType="begin"/>
            </w:r>
            <w:r>
              <w:rPr>
                <w:noProof/>
                <w:webHidden/>
              </w:rPr>
              <w:instrText xml:space="preserve"> PAGEREF _Toc396336765 \h </w:instrText>
            </w:r>
            <w:r>
              <w:rPr>
                <w:noProof/>
                <w:webHidden/>
              </w:rPr>
            </w:r>
            <w:r>
              <w:rPr>
                <w:noProof/>
                <w:webHidden/>
              </w:rPr>
              <w:fldChar w:fldCharType="separate"/>
            </w:r>
            <w:r>
              <w:rPr>
                <w:noProof/>
                <w:webHidden/>
              </w:rPr>
              <w:t>4</w:t>
            </w:r>
            <w:r>
              <w:rPr>
                <w:noProof/>
                <w:webHidden/>
              </w:rPr>
              <w:fldChar w:fldCharType="end"/>
            </w:r>
          </w:hyperlink>
        </w:p>
        <w:p w14:paraId="7F56B458" w14:textId="77777777" w:rsidR="00FE5315" w:rsidRDefault="00FE5315">
          <w:pPr>
            <w:pStyle w:val="Verzeichnis3"/>
            <w:tabs>
              <w:tab w:val="right" w:leader="dot" w:pos="9350"/>
            </w:tabs>
            <w:rPr>
              <w:rFonts w:eastAsiaTheme="minorEastAsia"/>
              <w:noProof/>
              <w:lang w:val="de-DE" w:eastAsia="de-DE"/>
            </w:rPr>
          </w:pPr>
          <w:hyperlink w:anchor="_Toc396336766" w:history="1">
            <w:r w:rsidRPr="00FC3996">
              <w:rPr>
                <w:rStyle w:val="Hyperlink"/>
                <w:noProof/>
              </w:rPr>
              <w:t>Alien</w:t>
            </w:r>
            <w:r>
              <w:rPr>
                <w:noProof/>
                <w:webHidden/>
              </w:rPr>
              <w:tab/>
            </w:r>
            <w:r>
              <w:rPr>
                <w:noProof/>
                <w:webHidden/>
              </w:rPr>
              <w:fldChar w:fldCharType="begin"/>
            </w:r>
            <w:r>
              <w:rPr>
                <w:noProof/>
                <w:webHidden/>
              </w:rPr>
              <w:instrText xml:space="preserve"> PAGEREF _Toc396336766 \h </w:instrText>
            </w:r>
            <w:r>
              <w:rPr>
                <w:noProof/>
                <w:webHidden/>
              </w:rPr>
            </w:r>
            <w:r>
              <w:rPr>
                <w:noProof/>
                <w:webHidden/>
              </w:rPr>
              <w:fldChar w:fldCharType="separate"/>
            </w:r>
            <w:r>
              <w:rPr>
                <w:noProof/>
                <w:webHidden/>
              </w:rPr>
              <w:t>4</w:t>
            </w:r>
            <w:r>
              <w:rPr>
                <w:noProof/>
                <w:webHidden/>
              </w:rPr>
              <w:fldChar w:fldCharType="end"/>
            </w:r>
          </w:hyperlink>
        </w:p>
        <w:p w14:paraId="3C5199DE" w14:textId="77777777" w:rsidR="00FE5315" w:rsidRDefault="00FE5315">
          <w:pPr>
            <w:pStyle w:val="Verzeichnis1"/>
            <w:rPr>
              <w:rFonts w:eastAsiaTheme="minorEastAsia"/>
              <w:noProof/>
              <w:lang w:val="de-DE" w:eastAsia="de-DE"/>
            </w:rPr>
          </w:pPr>
          <w:hyperlink w:anchor="_Toc396336767" w:history="1">
            <w:r w:rsidRPr="00FC3996">
              <w:rPr>
                <w:rStyle w:val="Hyperlink"/>
                <w:noProof/>
                <w:lang w:val="de-DE"/>
              </w:rPr>
              <w:t>Entitäten</w:t>
            </w:r>
            <w:r>
              <w:rPr>
                <w:noProof/>
                <w:webHidden/>
              </w:rPr>
              <w:tab/>
            </w:r>
            <w:r>
              <w:rPr>
                <w:noProof/>
                <w:webHidden/>
              </w:rPr>
              <w:fldChar w:fldCharType="begin"/>
            </w:r>
            <w:r>
              <w:rPr>
                <w:noProof/>
                <w:webHidden/>
              </w:rPr>
              <w:instrText xml:space="preserve"> PAGEREF _Toc396336767 \h </w:instrText>
            </w:r>
            <w:r>
              <w:rPr>
                <w:noProof/>
                <w:webHidden/>
              </w:rPr>
            </w:r>
            <w:r>
              <w:rPr>
                <w:noProof/>
                <w:webHidden/>
              </w:rPr>
              <w:fldChar w:fldCharType="separate"/>
            </w:r>
            <w:r>
              <w:rPr>
                <w:noProof/>
                <w:webHidden/>
              </w:rPr>
              <w:t>5</w:t>
            </w:r>
            <w:r>
              <w:rPr>
                <w:noProof/>
                <w:webHidden/>
              </w:rPr>
              <w:fldChar w:fldCharType="end"/>
            </w:r>
          </w:hyperlink>
        </w:p>
        <w:p w14:paraId="2188A3E8" w14:textId="77777777" w:rsidR="00FE5315" w:rsidRDefault="00FE5315">
          <w:pPr>
            <w:pStyle w:val="Verzeichnis2"/>
            <w:tabs>
              <w:tab w:val="right" w:leader="dot" w:pos="9350"/>
            </w:tabs>
            <w:rPr>
              <w:rFonts w:eastAsiaTheme="minorEastAsia"/>
              <w:noProof/>
              <w:lang w:val="de-DE" w:eastAsia="de-DE"/>
            </w:rPr>
          </w:pPr>
          <w:hyperlink w:anchor="_Toc396336768" w:history="1">
            <w:r w:rsidRPr="00FC3996">
              <w:rPr>
                <w:rStyle w:val="Hyperlink"/>
                <w:noProof/>
                <w:lang w:val="de-DE"/>
              </w:rPr>
              <w:t>Zentralcomputer</w:t>
            </w:r>
            <w:r>
              <w:rPr>
                <w:noProof/>
                <w:webHidden/>
              </w:rPr>
              <w:tab/>
            </w:r>
            <w:r>
              <w:rPr>
                <w:noProof/>
                <w:webHidden/>
              </w:rPr>
              <w:fldChar w:fldCharType="begin"/>
            </w:r>
            <w:r>
              <w:rPr>
                <w:noProof/>
                <w:webHidden/>
              </w:rPr>
              <w:instrText xml:space="preserve"> PAGEREF _Toc396336768 \h </w:instrText>
            </w:r>
            <w:r>
              <w:rPr>
                <w:noProof/>
                <w:webHidden/>
              </w:rPr>
            </w:r>
            <w:r>
              <w:rPr>
                <w:noProof/>
                <w:webHidden/>
              </w:rPr>
              <w:fldChar w:fldCharType="separate"/>
            </w:r>
            <w:r>
              <w:rPr>
                <w:noProof/>
                <w:webHidden/>
              </w:rPr>
              <w:t>5</w:t>
            </w:r>
            <w:r>
              <w:rPr>
                <w:noProof/>
                <w:webHidden/>
              </w:rPr>
              <w:fldChar w:fldCharType="end"/>
            </w:r>
          </w:hyperlink>
        </w:p>
        <w:p w14:paraId="1204AEFC" w14:textId="77777777" w:rsidR="00FE5315" w:rsidRDefault="00FE5315">
          <w:pPr>
            <w:pStyle w:val="Verzeichnis2"/>
            <w:tabs>
              <w:tab w:val="right" w:leader="dot" w:pos="9350"/>
            </w:tabs>
            <w:rPr>
              <w:rFonts w:eastAsiaTheme="minorEastAsia"/>
              <w:noProof/>
              <w:lang w:val="de-DE" w:eastAsia="de-DE"/>
            </w:rPr>
          </w:pPr>
          <w:hyperlink w:anchor="_Toc396336769" w:history="1">
            <w:r w:rsidRPr="00FC3996">
              <w:rPr>
                <w:rStyle w:val="Hyperlink"/>
                <w:noProof/>
                <w:lang w:val="de-DE"/>
              </w:rPr>
              <w:t>Terminals</w:t>
            </w:r>
            <w:r>
              <w:rPr>
                <w:noProof/>
                <w:webHidden/>
              </w:rPr>
              <w:tab/>
            </w:r>
            <w:r>
              <w:rPr>
                <w:noProof/>
                <w:webHidden/>
              </w:rPr>
              <w:fldChar w:fldCharType="begin"/>
            </w:r>
            <w:r>
              <w:rPr>
                <w:noProof/>
                <w:webHidden/>
              </w:rPr>
              <w:instrText xml:space="preserve"> PAGEREF _Toc396336769 \h </w:instrText>
            </w:r>
            <w:r>
              <w:rPr>
                <w:noProof/>
                <w:webHidden/>
              </w:rPr>
            </w:r>
            <w:r>
              <w:rPr>
                <w:noProof/>
                <w:webHidden/>
              </w:rPr>
              <w:fldChar w:fldCharType="separate"/>
            </w:r>
            <w:r>
              <w:rPr>
                <w:noProof/>
                <w:webHidden/>
              </w:rPr>
              <w:t>5</w:t>
            </w:r>
            <w:r>
              <w:rPr>
                <w:noProof/>
                <w:webHidden/>
              </w:rPr>
              <w:fldChar w:fldCharType="end"/>
            </w:r>
          </w:hyperlink>
        </w:p>
        <w:p w14:paraId="58B9B9C2" w14:textId="77777777" w:rsidR="00FE5315" w:rsidRDefault="00FE5315">
          <w:pPr>
            <w:pStyle w:val="Verzeichnis2"/>
            <w:tabs>
              <w:tab w:val="right" w:leader="dot" w:pos="9350"/>
            </w:tabs>
            <w:rPr>
              <w:rFonts w:eastAsiaTheme="minorEastAsia"/>
              <w:noProof/>
              <w:lang w:val="de-DE" w:eastAsia="de-DE"/>
            </w:rPr>
          </w:pPr>
          <w:hyperlink w:anchor="_Toc396336770" w:history="1">
            <w:r w:rsidRPr="00FC3996">
              <w:rPr>
                <w:rStyle w:val="Hyperlink"/>
                <w:noProof/>
                <w:lang w:val="de-DE"/>
              </w:rPr>
              <w:t>Kampfaliens</w:t>
            </w:r>
            <w:r>
              <w:rPr>
                <w:noProof/>
                <w:webHidden/>
              </w:rPr>
              <w:tab/>
            </w:r>
            <w:r>
              <w:rPr>
                <w:noProof/>
                <w:webHidden/>
              </w:rPr>
              <w:fldChar w:fldCharType="begin"/>
            </w:r>
            <w:r>
              <w:rPr>
                <w:noProof/>
                <w:webHidden/>
              </w:rPr>
              <w:instrText xml:space="preserve"> PAGEREF _Toc396336770 \h </w:instrText>
            </w:r>
            <w:r>
              <w:rPr>
                <w:noProof/>
                <w:webHidden/>
              </w:rPr>
            </w:r>
            <w:r>
              <w:rPr>
                <w:noProof/>
                <w:webHidden/>
              </w:rPr>
              <w:fldChar w:fldCharType="separate"/>
            </w:r>
            <w:r>
              <w:rPr>
                <w:noProof/>
                <w:webHidden/>
              </w:rPr>
              <w:t>5</w:t>
            </w:r>
            <w:r>
              <w:rPr>
                <w:noProof/>
                <w:webHidden/>
              </w:rPr>
              <w:fldChar w:fldCharType="end"/>
            </w:r>
          </w:hyperlink>
        </w:p>
        <w:p w14:paraId="68183ADD" w14:textId="77777777" w:rsidR="00FE5315" w:rsidRDefault="00FE5315">
          <w:pPr>
            <w:pStyle w:val="Verzeichnis1"/>
            <w:rPr>
              <w:rFonts w:eastAsiaTheme="minorEastAsia"/>
              <w:noProof/>
              <w:lang w:val="de-DE" w:eastAsia="de-DE"/>
            </w:rPr>
          </w:pPr>
          <w:hyperlink w:anchor="_Toc396336771" w:history="1">
            <w:r w:rsidRPr="00FC3996">
              <w:rPr>
                <w:rStyle w:val="Hyperlink"/>
                <w:noProof/>
                <w:lang w:val="de-DE"/>
              </w:rPr>
              <w:t>Ablauf des Spiels</w:t>
            </w:r>
            <w:r>
              <w:rPr>
                <w:noProof/>
                <w:webHidden/>
              </w:rPr>
              <w:tab/>
            </w:r>
            <w:r>
              <w:rPr>
                <w:noProof/>
                <w:webHidden/>
              </w:rPr>
              <w:fldChar w:fldCharType="begin"/>
            </w:r>
            <w:r>
              <w:rPr>
                <w:noProof/>
                <w:webHidden/>
              </w:rPr>
              <w:instrText xml:space="preserve"> PAGEREF _Toc396336771 \h </w:instrText>
            </w:r>
            <w:r>
              <w:rPr>
                <w:noProof/>
                <w:webHidden/>
              </w:rPr>
            </w:r>
            <w:r>
              <w:rPr>
                <w:noProof/>
                <w:webHidden/>
              </w:rPr>
              <w:fldChar w:fldCharType="separate"/>
            </w:r>
            <w:r>
              <w:rPr>
                <w:noProof/>
                <w:webHidden/>
              </w:rPr>
              <w:t>5</w:t>
            </w:r>
            <w:r>
              <w:rPr>
                <w:noProof/>
                <w:webHidden/>
              </w:rPr>
              <w:fldChar w:fldCharType="end"/>
            </w:r>
          </w:hyperlink>
        </w:p>
        <w:p w14:paraId="04972600" w14:textId="77777777" w:rsidR="00FE5315" w:rsidRDefault="00FE5315">
          <w:pPr>
            <w:pStyle w:val="Verzeichnis1"/>
            <w:rPr>
              <w:rFonts w:eastAsiaTheme="minorEastAsia"/>
              <w:noProof/>
              <w:lang w:val="de-DE" w:eastAsia="de-DE"/>
            </w:rPr>
          </w:pPr>
          <w:hyperlink w:anchor="_Toc396336772" w:history="1">
            <w:r w:rsidRPr="00FC3996">
              <w:rPr>
                <w:rStyle w:val="Hyperlink"/>
                <w:noProof/>
                <w:lang w:val="de-DE"/>
              </w:rPr>
              <w:t>Ziel des Spiels</w:t>
            </w:r>
            <w:r>
              <w:rPr>
                <w:noProof/>
                <w:webHidden/>
              </w:rPr>
              <w:tab/>
            </w:r>
            <w:r>
              <w:rPr>
                <w:noProof/>
                <w:webHidden/>
              </w:rPr>
              <w:fldChar w:fldCharType="begin"/>
            </w:r>
            <w:r>
              <w:rPr>
                <w:noProof/>
                <w:webHidden/>
              </w:rPr>
              <w:instrText xml:space="preserve"> PAGEREF _Toc396336772 \h </w:instrText>
            </w:r>
            <w:r>
              <w:rPr>
                <w:noProof/>
                <w:webHidden/>
              </w:rPr>
            </w:r>
            <w:r>
              <w:rPr>
                <w:noProof/>
                <w:webHidden/>
              </w:rPr>
              <w:fldChar w:fldCharType="separate"/>
            </w:r>
            <w:r>
              <w:rPr>
                <w:noProof/>
                <w:webHidden/>
              </w:rPr>
              <w:t>7</w:t>
            </w:r>
            <w:r>
              <w:rPr>
                <w:noProof/>
                <w:webHidden/>
              </w:rPr>
              <w:fldChar w:fldCharType="end"/>
            </w:r>
          </w:hyperlink>
        </w:p>
        <w:p w14:paraId="35998F30" w14:textId="77777777" w:rsidR="00FE5315" w:rsidRDefault="00FE5315">
          <w:pPr>
            <w:pStyle w:val="Verzeichnis1"/>
            <w:rPr>
              <w:rFonts w:eastAsiaTheme="minorEastAsia"/>
              <w:noProof/>
              <w:lang w:val="de-DE" w:eastAsia="de-DE"/>
            </w:rPr>
          </w:pPr>
          <w:hyperlink w:anchor="_Toc396336773" w:history="1">
            <w:r w:rsidRPr="00FC3996">
              <w:rPr>
                <w:rStyle w:val="Hyperlink"/>
                <w:noProof/>
              </w:rPr>
              <w:t>Einsatz der Ein- und Ausgabegeräte</w:t>
            </w:r>
            <w:r>
              <w:rPr>
                <w:noProof/>
                <w:webHidden/>
              </w:rPr>
              <w:tab/>
            </w:r>
            <w:r>
              <w:rPr>
                <w:noProof/>
                <w:webHidden/>
              </w:rPr>
              <w:fldChar w:fldCharType="begin"/>
            </w:r>
            <w:r>
              <w:rPr>
                <w:noProof/>
                <w:webHidden/>
              </w:rPr>
              <w:instrText xml:space="preserve"> PAGEREF _Toc396336773 \h </w:instrText>
            </w:r>
            <w:r>
              <w:rPr>
                <w:noProof/>
                <w:webHidden/>
              </w:rPr>
            </w:r>
            <w:r>
              <w:rPr>
                <w:noProof/>
                <w:webHidden/>
              </w:rPr>
              <w:fldChar w:fldCharType="separate"/>
            </w:r>
            <w:r>
              <w:rPr>
                <w:noProof/>
                <w:webHidden/>
              </w:rPr>
              <w:t>7</w:t>
            </w:r>
            <w:r>
              <w:rPr>
                <w:noProof/>
                <w:webHidden/>
              </w:rPr>
              <w:fldChar w:fldCharType="end"/>
            </w:r>
          </w:hyperlink>
        </w:p>
        <w:p w14:paraId="5F16FF53" w14:textId="77777777" w:rsidR="00FE5315" w:rsidRDefault="00FE5315">
          <w:pPr>
            <w:pStyle w:val="Verzeichnis2"/>
            <w:tabs>
              <w:tab w:val="right" w:leader="dot" w:pos="9350"/>
            </w:tabs>
            <w:rPr>
              <w:rFonts w:eastAsiaTheme="minorEastAsia"/>
              <w:noProof/>
              <w:lang w:val="de-DE" w:eastAsia="de-DE"/>
            </w:rPr>
          </w:pPr>
          <w:hyperlink w:anchor="_Toc396336774" w:history="1">
            <w:r w:rsidRPr="00FC3996">
              <w:rPr>
                <w:rStyle w:val="Hyperlink"/>
                <w:noProof/>
              </w:rPr>
              <w:t>1. Astronaut</w:t>
            </w:r>
            <w:r>
              <w:rPr>
                <w:noProof/>
                <w:webHidden/>
              </w:rPr>
              <w:tab/>
            </w:r>
            <w:r>
              <w:rPr>
                <w:noProof/>
                <w:webHidden/>
              </w:rPr>
              <w:fldChar w:fldCharType="begin"/>
            </w:r>
            <w:r>
              <w:rPr>
                <w:noProof/>
                <w:webHidden/>
              </w:rPr>
              <w:instrText xml:space="preserve"> PAGEREF _Toc396336774 \h </w:instrText>
            </w:r>
            <w:r>
              <w:rPr>
                <w:noProof/>
                <w:webHidden/>
              </w:rPr>
            </w:r>
            <w:r>
              <w:rPr>
                <w:noProof/>
                <w:webHidden/>
              </w:rPr>
              <w:fldChar w:fldCharType="separate"/>
            </w:r>
            <w:r>
              <w:rPr>
                <w:noProof/>
                <w:webHidden/>
              </w:rPr>
              <w:t>7</w:t>
            </w:r>
            <w:r>
              <w:rPr>
                <w:noProof/>
                <w:webHidden/>
              </w:rPr>
              <w:fldChar w:fldCharType="end"/>
            </w:r>
          </w:hyperlink>
        </w:p>
        <w:p w14:paraId="104DF9A8" w14:textId="77777777" w:rsidR="00FE5315" w:rsidRDefault="00FE5315">
          <w:pPr>
            <w:pStyle w:val="Verzeichnis2"/>
            <w:tabs>
              <w:tab w:val="right" w:leader="dot" w:pos="9350"/>
            </w:tabs>
            <w:rPr>
              <w:rFonts w:eastAsiaTheme="minorEastAsia"/>
              <w:noProof/>
              <w:lang w:val="de-DE" w:eastAsia="de-DE"/>
            </w:rPr>
          </w:pPr>
          <w:hyperlink w:anchor="_Toc396336775" w:history="1">
            <w:r w:rsidRPr="00FC3996">
              <w:rPr>
                <w:rStyle w:val="Hyperlink"/>
                <w:noProof/>
              </w:rPr>
              <w:t>2. Astronaut</w:t>
            </w:r>
            <w:r>
              <w:rPr>
                <w:noProof/>
                <w:webHidden/>
              </w:rPr>
              <w:tab/>
            </w:r>
            <w:r>
              <w:rPr>
                <w:noProof/>
                <w:webHidden/>
              </w:rPr>
              <w:fldChar w:fldCharType="begin"/>
            </w:r>
            <w:r>
              <w:rPr>
                <w:noProof/>
                <w:webHidden/>
              </w:rPr>
              <w:instrText xml:space="preserve"> PAGEREF _Toc396336775 \h </w:instrText>
            </w:r>
            <w:r>
              <w:rPr>
                <w:noProof/>
                <w:webHidden/>
              </w:rPr>
            </w:r>
            <w:r>
              <w:rPr>
                <w:noProof/>
                <w:webHidden/>
              </w:rPr>
              <w:fldChar w:fldCharType="separate"/>
            </w:r>
            <w:r>
              <w:rPr>
                <w:noProof/>
                <w:webHidden/>
              </w:rPr>
              <w:t>7</w:t>
            </w:r>
            <w:r>
              <w:rPr>
                <w:noProof/>
                <w:webHidden/>
              </w:rPr>
              <w:fldChar w:fldCharType="end"/>
            </w:r>
          </w:hyperlink>
        </w:p>
        <w:p w14:paraId="1A6F6818" w14:textId="77777777" w:rsidR="00FE5315" w:rsidRDefault="00FE5315">
          <w:pPr>
            <w:pStyle w:val="Verzeichnis2"/>
            <w:tabs>
              <w:tab w:val="right" w:leader="dot" w:pos="9350"/>
            </w:tabs>
            <w:rPr>
              <w:rFonts w:eastAsiaTheme="minorEastAsia"/>
              <w:noProof/>
              <w:lang w:val="de-DE" w:eastAsia="de-DE"/>
            </w:rPr>
          </w:pPr>
          <w:hyperlink w:anchor="_Toc396336776" w:history="1">
            <w:r w:rsidRPr="00FC3996">
              <w:rPr>
                <w:rStyle w:val="Hyperlink"/>
                <w:noProof/>
              </w:rPr>
              <w:t>Das Alien</w:t>
            </w:r>
            <w:r>
              <w:rPr>
                <w:noProof/>
                <w:webHidden/>
              </w:rPr>
              <w:tab/>
            </w:r>
            <w:r>
              <w:rPr>
                <w:noProof/>
                <w:webHidden/>
              </w:rPr>
              <w:fldChar w:fldCharType="begin"/>
            </w:r>
            <w:r>
              <w:rPr>
                <w:noProof/>
                <w:webHidden/>
              </w:rPr>
              <w:instrText xml:space="preserve"> PAGEREF _Toc396336776 \h </w:instrText>
            </w:r>
            <w:r>
              <w:rPr>
                <w:noProof/>
                <w:webHidden/>
              </w:rPr>
            </w:r>
            <w:r>
              <w:rPr>
                <w:noProof/>
                <w:webHidden/>
              </w:rPr>
              <w:fldChar w:fldCharType="separate"/>
            </w:r>
            <w:r>
              <w:rPr>
                <w:noProof/>
                <w:webHidden/>
              </w:rPr>
              <w:t>7</w:t>
            </w:r>
            <w:r>
              <w:rPr>
                <w:noProof/>
                <w:webHidden/>
              </w:rPr>
              <w:fldChar w:fldCharType="end"/>
            </w:r>
          </w:hyperlink>
        </w:p>
        <w:p w14:paraId="3EF90DD3" w14:textId="77777777" w:rsidR="00FE5315" w:rsidRDefault="00FE5315">
          <w:pPr>
            <w:pStyle w:val="Verzeichnis1"/>
            <w:rPr>
              <w:rFonts w:eastAsiaTheme="minorEastAsia"/>
              <w:noProof/>
              <w:lang w:val="de-DE" w:eastAsia="de-DE"/>
            </w:rPr>
          </w:pPr>
          <w:hyperlink w:anchor="_Toc396336777" w:history="1">
            <w:r w:rsidRPr="00FC3996">
              <w:rPr>
                <w:rStyle w:val="Hyperlink"/>
                <w:noProof/>
                <w:lang w:val="de-DE"/>
              </w:rPr>
              <w:t>Astronaut</w:t>
            </w:r>
            <w:r>
              <w:rPr>
                <w:noProof/>
                <w:webHidden/>
              </w:rPr>
              <w:tab/>
            </w:r>
            <w:r>
              <w:rPr>
                <w:noProof/>
                <w:webHidden/>
              </w:rPr>
              <w:fldChar w:fldCharType="begin"/>
            </w:r>
            <w:r>
              <w:rPr>
                <w:noProof/>
                <w:webHidden/>
              </w:rPr>
              <w:instrText xml:space="preserve"> PAGEREF _Toc396336777 \h </w:instrText>
            </w:r>
            <w:r>
              <w:rPr>
                <w:noProof/>
                <w:webHidden/>
              </w:rPr>
            </w:r>
            <w:r>
              <w:rPr>
                <w:noProof/>
                <w:webHidden/>
              </w:rPr>
              <w:fldChar w:fldCharType="separate"/>
            </w:r>
            <w:r>
              <w:rPr>
                <w:noProof/>
                <w:webHidden/>
              </w:rPr>
              <w:t>8</w:t>
            </w:r>
            <w:r>
              <w:rPr>
                <w:noProof/>
                <w:webHidden/>
              </w:rPr>
              <w:fldChar w:fldCharType="end"/>
            </w:r>
          </w:hyperlink>
        </w:p>
        <w:p w14:paraId="73943ED3" w14:textId="77777777" w:rsidR="00FE5315" w:rsidRDefault="00FE5315">
          <w:pPr>
            <w:pStyle w:val="Verzeichnis2"/>
            <w:tabs>
              <w:tab w:val="right" w:leader="dot" w:pos="9350"/>
            </w:tabs>
            <w:rPr>
              <w:rFonts w:eastAsiaTheme="minorEastAsia"/>
              <w:noProof/>
              <w:lang w:val="de-DE" w:eastAsia="de-DE"/>
            </w:rPr>
          </w:pPr>
          <w:hyperlink w:anchor="_Toc396336778" w:history="1">
            <w:r w:rsidRPr="00FC3996">
              <w:rPr>
                <w:rStyle w:val="Hyperlink"/>
                <w:noProof/>
              </w:rPr>
              <w:t>Inventar</w:t>
            </w:r>
            <w:r>
              <w:rPr>
                <w:noProof/>
                <w:webHidden/>
              </w:rPr>
              <w:tab/>
            </w:r>
            <w:r>
              <w:rPr>
                <w:noProof/>
                <w:webHidden/>
              </w:rPr>
              <w:fldChar w:fldCharType="begin"/>
            </w:r>
            <w:r>
              <w:rPr>
                <w:noProof/>
                <w:webHidden/>
              </w:rPr>
              <w:instrText xml:space="preserve"> PAGEREF _Toc396336778 \h </w:instrText>
            </w:r>
            <w:r>
              <w:rPr>
                <w:noProof/>
                <w:webHidden/>
              </w:rPr>
            </w:r>
            <w:r>
              <w:rPr>
                <w:noProof/>
                <w:webHidden/>
              </w:rPr>
              <w:fldChar w:fldCharType="separate"/>
            </w:r>
            <w:r>
              <w:rPr>
                <w:noProof/>
                <w:webHidden/>
              </w:rPr>
              <w:t>8</w:t>
            </w:r>
            <w:r>
              <w:rPr>
                <w:noProof/>
                <w:webHidden/>
              </w:rPr>
              <w:fldChar w:fldCharType="end"/>
            </w:r>
          </w:hyperlink>
        </w:p>
        <w:p w14:paraId="193B296E" w14:textId="77777777" w:rsidR="00FE5315" w:rsidRDefault="00FE5315">
          <w:pPr>
            <w:pStyle w:val="Verzeichnis1"/>
            <w:rPr>
              <w:rFonts w:eastAsiaTheme="minorEastAsia"/>
              <w:noProof/>
              <w:lang w:val="de-DE" w:eastAsia="de-DE"/>
            </w:rPr>
          </w:pPr>
          <w:hyperlink w:anchor="_Toc396336779" w:history="1">
            <w:r w:rsidRPr="00FC3996">
              <w:rPr>
                <w:rStyle w:val="Hyperlink"/>
                <w:noProof/>
              </w:rPr>
              <w:t>Alien</w:t>
            </w:r>
            <w:r>
              <w:rPr>
                <w:noProof/>
                <w:webHidden/>
              </w:rPr>
              <w:tab/>
            </w:r>
            <w:r>
              <w:rPr>
                <w:noProof/>
                <w:webHidden/>
              </w:rPr>
              <w:fldChar w:fldCharType="begin"/>
            </w:r>
            <w:r>
              <w:rPr>
                <w:noProof/>
                <w:webHidden/>
              </w:rPr>
              <w:instrText xml:space="preserve"> PAGEREF _Toc396336779 \h </w:instrText>
            </w:r>
            <w:r>
              <w:rPr>
                <w:noProof/>
                <w:webHidden/>
              </w:rPr>
            </w:r>
            <w:r>
              <w:rPr>
                <w:noProof/>
                <w:webHidden/>
              </w:rPr>
              <w:fldChar w:fldCharType="separate"/>
            </w:r>
            <w:r>
              <w:rPr>
                <w:noProof/>
                <w:webHidden/>
              </w:rPr>
              <w:t>9</w:t>
            </w:r>
            <w:r>
              <w:rPr>
                <w:noProof/>
                <w:webHidden/>
              </w:rPr>
              <w:fldChar w:fldCharType="end"/>
            </w:r>
          </w:hyperlink>
        </w:p>
        <w:p w14:paraId="0DB10F58" w14:textId="77777777" w:rsidR="00FE5315" w:rsidRDefault="00FE5315">
          <w:pPr>
            <w:pStyle w:val="Verzeichnis2"/>
            <w:tabs>
              <w:tab w:val="right" w:leader="dot" w:pos="9350"/>
            </w:tabs>
            <w:rPr>
              <w:rFonts w:eastAsiaTheme="minorEastAsia"/>
              <w:noProof/>
              <w:lang w:val="de-DE" w:eastAsia="de-DE"/>
            </w:rPr>
          </w:pPr>
          <w:hyperlink w:anchor="_Toc396336780" w:history="1">
            <w:r w:rsidRPr="00FC3996">
              <w:rPr>
                <w:rStyle w:val="Hyperlink"/>
                <w:noProof/>
              </w:rPr>
              <w:t>Kampfaliens</w:t>
            </w:r>
            <w:r>
              <w:rPr>
                <w:noProof/>
                <w:webHidden/>
              </w:rPr>
              <w:tab/>
            </w:r>
            <w:r>
              <w:rPr>
                <w:noProof/>
                <w:webHidden/>
              </w:rPr>
              <w:fldChar w:fldCharType="begin"/>
            </w:r>
            <w:r>
              <w:rPr>
                <w:noProof/>
                <w:webHidden/>
              </w:rPr>
              <w:instrText xml:space="preserve"> PAGEREF _Toc396336780 \h </w:instrText>
            </w:r>
            <w:r>
              <w:rPr>
                <w:noProof/>
                <w:webHidden/>
              </w:rPr>
            </w:r>
            <w:r>
              <w:rPr>
                <w:noProof/>
                <w:webHidden/>
              </w:rPr>
              <w:fldChar w:fldCharType="separate"/>
            </w:r>
            <w:r>
              <w:rPr>
                <w:noProof/>
                <w:webHidden/>
              </w:rPr>
              <w:t>9</w:t>
            </w:r>
            <w:r>
              <w:rPr>
                <w:noProof/>
                <w:webHidden/>
              </w:rPr>
              <w:fldChar w:fldCharType="end"/>
            </w:r>
          </w:hyperlink>
        </w:p>
        <w:p w14:paraId="5CA66727" w14:textId="77777777" w:rsidR="00FE5315" w:rsidRDefault="00FE5315">
          <w:pPr>
            <w:pStyle w:val="Verzeichnis2"/>
            <w:tabs>
              <w:tab w:val="right" w:leader="dot" w:pos="9350"/>
            </w:tabs>
            <w:rPr>
              <w:rFonts w:eastAsiaTheme="minorEastAsia"/>
              <w:noProof/>
              <w:lang w:val="de-DE" w:eastAsia="de-DE"/>
            </w:rPr>
          </w:pPr>
          <w:hyperlink w:anchor="_Toc396336781" w:history="1">
            <w:r w:rsidRPr="00FC3996">
              <w:rPr>
                <w:rStyle w:val="Hyperlink"/>
                <w:noProof/>
              </w:rPr>
              <w:t>Alien Spawner</w:t>
            </w:r>
            <w:r>
              <w:rPr>
                <w:noProof/>
                <w:webHidden/>
              </w:rPr>
              <w:tab/>
            </w:r>
            <w:r>
              <w:rPr>
                <w:noProof/>
                <w:webHidden/>
              </w:rPr>
              <w:fldChar w:fldCharType="begin"/>
            </w:r>
            <w:r>
              <w:rPr>
                <w:noProof/>
                <w:webHidden/>
              </w:rPr>
              <w:instrText xml:space="preserve"> PAGEREF _Toc396336781 \h </w:instrText>
            </w:r>
            <w:r>
              <w:rPr>
                <w:noProof/>
                <w:webHidden/>
              </w:rPr>
            </w:r>
            <w:r>
              <w:rPr>
                <w:noProof/>
                <w:webHidden/>
              </w:rPr>
              <w:fldChar w:fldCharType="separate"/>
            </w:r>
            <w:r>
              <w:rPr>
                <w:noProof/>
                <w:webHidden/>
              </w:rPr>
              <w:t>9</w:t>
            </w:r>
            <w:r>
              <w:rPr>
                <w:noProof/>
                <w:webHidden/>
              </w:rPr>
              <w:fldChar w:fldCharType="end"/>
            </w:r>
          </w:hyperlink>
        </w:p>
        <w:p w14:paraId="76D0283E" w14:textId="77777777" w:rsidR="00FE5315" w:rsidRDefault="00FE5315">
          <w:pPr>
            <w:pStyle w:val="Verzeichnis2"/>
            <w:tabs>
              <w:tab w:val="right" w:leader="dot" w:pos="9350"/>
            </w:tabs>
            <w:rPr>
              <w:rFonts w:eastAsiaTheme="minorEastAsia"/>
              <w:noProof/>
              <w:lang w:val="de-DE" w:eastAsia="de-DE"/>
            </w:rPr>
          </w:pPr>
          <w:hyperlink w:anchor="_Toc396336782" w:history="1">
            <w:r w:rsidRPr="00FC3996">
              <w:rPr>
                <w:rStyle w:val="Hyperlink"/>
                <w:noProof/>
              </w:rPr>
              <w:t>Minimap</w:t>
            </w:r>
            <w:r>
              <w:rPr>
                <w:noProof/>
                <w:webHidden/>
              </w:rPr>
              <w:tab/>
            </w:r>
            <w:r>
              <w:rPr>
                <w:noProof/>
                <w:webHidden/>
              </w:rPr>
              <w:fldChar w:fldCharType="begin"/>
            </w:r>
            <w:r>
              <w:rPr>
                <w:noProof/>
                <w:webHidden/>
              </w:rPr>
              <w:instrText xml:space="preserve"> PAGEREF _Toc396336782 \h </w:instrText>
            </w:r>
            <w:r>
              <w:rPr>
                <w:noProof/>
                <w:webHidden/>
              </w:rPr>
            </w:r>
            <w:r>
              <w:rPr>
                <w:noProof/>
                <w:webHidden/>
              </w:rPr>
              <w:fldChar w:fldCharType="separate"/>
            </w:r>
            <w:r>
              <w:rPr>
                <w:noProof/>
                <w:webHidden/>
              </w:rPr>
              <w:t>9</w:t>
            </w:r>
            <w:r>
              <w:rPr>
                <w:noProof/>
                <w:webHidden/>
              </w:rPr>
              <w:fldChar w:fldCharType="end"/>
            </w:r>
          </w:hyperlink>
        </w:p>
        <w:p w14:paraId="2AA4D400" w14:textId="77777777" w:rsidR="00FE5315" w:rsidRDefault="00FE5315">
          <w:pPr>
            <w:pStyle w:val="Verzeichnis2"/>
            <w:tabs>
              <w:tab w:val="right" w:leader="dot" w:pos="9350"/>
            </w:tabs>
            <w:rPr>
              <w:rFonts w:eastAsiaTheme="minorEastAsia"/>
              <w:noProof/>
              <w:lang w:val="de-DE" w:eastAsia="de-DE"/>
            </w:rPr>
          </w:pPr>
          <w:hyperlink w:anchor="_Toc396336783" w:history="1">
            <w:r w:rsidRPr="00FC3996">
              <w:rPr>
                <w:rStyle w:val="Hyperlink"/>
                <w:noProof/>
                <w:lang w:val="de-DE"/>
              </w:rPr>
              <w:t>BigMinimap</w:t>
            </w:r>
            <w:r>
              <w:rPr>
                <w:noProof/>
                <w:webHidden/>
              </w:rPr>
              <w:tab/>
            </w:r>
            <w:r>
              <w:rPr>
                <w:noProof/>
                <w:webHidden/>
              </w:rPr>
              <w:fldChar w:fldCharType="begin"/>
            </w:r>
            <w:r>
              <w:rPr>
                <w:noProof/>
                <w:webHidden/>
              </w:rPr>
              <w:instrText xml:space="preserve"> PAGEREF _Toc396336783 \h </w:instrText>
            </w:r>
            <w:r>
              <w:rPr>
                <w:noProof/>
                <w:webHidden/>
              </w:rPr>
            </w:r>
            <w:r>
              <w:rPr>
                <w:noProof/>
                <w:webHidden/>
              </w:rPr>
              <w:fldChar w:fldCharType="separate"/>
            </w:r>
            <w:r>
              <w:rPr>
                <w:noProof/>
                <w:webHidden/>
              </w:rPr>
              <w:t>10</w:t>
            </w:r>
            <w:r>
              <w:rPr>
                <w:noProof/>
                <w:webHidden/>
              </w:rPr>
              <w:fldChar w:fldCharType="end"/>
            </w:r>
          </w:hyperlink>
        </w:p>
        <w:p w14:paraId="1065D90C" w14:textId="77777777" w:rsidR="00FE5315" w:rsidRDefault="00FE5315">
          <w:pPr>
            <w:pStyle w:val="Verzeichnis2"/>
            <w:tabs>
              <w:tab w:val="right" w:leader="dot" w:pos="9350"/>
            </w:tabs>
            <w:rPr>
              <w:rFonts w:eastAsiaTheme="minorEastAsia"/>
              <w:noProof/>
              <w:lang w:val="de-DE" w:eastAsia="de-DE"/>
            </w:rPr>
          </w:pPr>
          <w:hyperlink w:anchor="_Toc396336784" w:history="1">
            <w:r w:rsidRPr="00FC3996">
              <w:rPr>
                <w:rStyle w:val="Hyperlink"/>
                <w:noProof/>
                <w:lang w:val="de-DE"/>
              </w:rPr>
              <w:t>Status Overlay</w:t>
            </w:r>
            <w:r>
              <w:rPr>
                <w:noProof/>
                <w:webHidden/>
              </w:rPr>
              <w:tab/>
            </w:r>
            <w:r>
              <w:rPr>
                <w:noProof/>
                <w:webHidden/>
              </w:rPr>
              <w:fldChar w:fldCharType="begin"/>
            </w:r>
            <w:r>
              <w:rPr>
                <w:noProof/>
                <w:webHidden/>
              </w:rPr>
              <w:instrText xml:space="preserve"> PAGEREF _Toc396336784 \h </w:instrText>
            </w:r>
            <w:r>
              <w:rPr>
                <w:noProof/>
                <w:webHidden/>
              </w:rPr>
            </w:r>
            <w:r>
              <w:rPr>
                <w:noProof/>
                <w:webHidden/>
              </w:rPr>
              <w:fldChar w:fldCharType="separate"/>
            </w:r>
            <w:r>
              <w:rPr>
                <w:noProof/>
                <w:webHidden/>
              </w:rPr>
              <w:t>11</w:t>
            </w:r>
            <w:r>
              <w:rPr>
                <w:noProof/>
                <w:webHidden/>
              </w:rPr>
              <w:fldChar w:fldCharType="end"/>
            </w:r>
          </w:hyperlink>
        </w:p>
        <w:p w14:paraId="2E445B0E" w14:textId="77777777" w:rsidR="00FE5315" w:rsidRDefault="00FE5315">
          <w:pPr>
            <w:pStyle w:val="Verzeichnis2"/>
            <w:tabs>
              <w:tab w:val="right" w:leader="dot" w:pos="9350"/>
            </w:tabs>
            <w:rPr>
              <w:rFonts w:eastAsiaTheme="minorEastAsia"/>
              <w:noProof/>
              <w:lang w:val="de-DE" w:eastAsia="de-DE"/>
            </w:rPr>
          </w:pPr>
          <w:hyperlink w:anchor="_Toc396336785" w:history="1">
            <w:r w:rsidRPr="00FC3996">
              <w:rPr>
                <w:rStyle w:val="Hyperlink"/>
                <w:noProof/>
                <w:lang w:val="de-DE"/>
              </w:rPr>
              <w:t>Navigation Workbench</w:t>
            </w:r>
            <w:r>
              <w:rPr>
                <w:noProof/>
                <w:webHidden/>
              </w:rPr>
              <w:tab/>
            </w:r>
            <w:r>
              <w:rPr>
                <w:noProof/>
                <w:webHidden/>
              </w:rPr>
              <w:fldChar w:fldCharType="begin"/>
            </w:r>
            <w:r>
              <w:rPr>
                <w:noProof/>
                <w:webHidden/>
              </w:rPr>
              <w:instrText xml:space="preserve"> PAGEREF _Toc396336785 \h </w:instrText>
            </w:r>
            <w:r>
              <w:rPr>
                <w:noProof/>
                <w:webHidden/>
              </w:rPr>
            </w:r>
            <w:r>
              <w:rPr>
                <w:noProof/>
                <w:webHidden/>
              </w:rPr>
              <w:fldChar w:fldCharType="separate"/>
            </w:r>
            <w:r>
              <w:rPr>
                <w:noProof/>
                <w:webHidden/>
              </w:rPr>
              <w:t>11</w:t>
            </w:r>
            <w:r>
              <w:rPr>
                <w:noProof/>
                <w:webHidden/>
              </w:rPr>
              <w:fldChar w:fldCharType="end"/>
            </w:r>
          </w:hyperlink>
        </w:p>
        <w:p w14:paraId="0F65FCAF" w14:textId="77777777" w:rsidR="00FE5315" w:rsidRDefault="00FE5315">
          <w:pPr>
            <w:pStyle w:val="Verzeichnis1"/>
            <w:rPr>
              <w:rFonts w:eastAsiaTheme="minorEastAsia"/>
              <w:noProof/>
              <w:lang w:val="de-DE" w:eastAsia="de-DE"/>
            </w:rPr>
          </w:pPr>
          <w:hyperlink w:anchor="_Toc396336786" w:history="1">
            <w:r w:rsidRPr="00FC3996">
              <w:rPr>
                <w:rStyle w:val="Hyperlink"/>
                <w:noProof/>
                <w:lang w:val="de-DE"/>
              </w:rPr>
              <w:t>Storyline</w:t>
            </w:r>
            <w:r>
              <w:rPr>
                <w:noProof/>
                <w:webHidden/>
              </w:rPr>
              <w:tab/>
            </w:r>
            <w:r>
              <w:rPr>
                <w:noProof/>
                <w:webHidden/>
              </w:rPr>
              <w:fldChar w:fldCharType="begin"/>
            </w:r>
            <w:r>
              <w:rPr>
                <w:noProof/>
                <w:webHidden/>
              </w:rPr>
              <w:instrText xml:space="preserve"> PAGEREF _Toc396336786 \h </w:instrText>
            </w:r>
            <w:r>
              <w:rPr>
                <w:noProof/>
                <w:webHidden/>
              </w:rPr>
            </w:r>
            <w:r>
              <w:rPr>
                <w:noProof/>
                <w:webHidden/>
              </w:rPr>
              <w:fldChar w:fldCharType="separate"/>
            </w:r>
            <w:r>
              <w:rPr>
                <w:noProof/>
                <w:webHidden/>
              </w:rPr>
              <w:t>12</w:t>
            </w:r>
            <w:r>
              <w:rPr>
                <w:noProof/>
                <w:webHidden/>
              </w:rPr>
              <w:fldChar w:fldCharType="end"/>
            </w:r>
          </w:hyperlink>
        </w:p>
        <w:p w14:paraId="569B7BD2" w14:textId="77777777" w:rsidR="00FE5315" w:rsidRDefault="00FE5315">
          <w:pPr>
            <w:pStyle w:val="Verzeichnis1"/>
            <w:rPr>
              <w:rFonts w:eastAsiaTheme="minorEastAsia"/>
              <w:noProof/>
              <w:lang w:val="de-DE" w:eastAsia="de-DE"/>
            </w:rPr>
          </w:pPr>
          <w:hyperlink w:anchor="_Toc396336787" w:history="1">
            <w:r w:rsidRPr="00FC3996">
              <w:rPr>
                <w:rStyle w:val="Hyperlink"/>
                <w:noProof/>
                <w:lang w:val="de-DE"/>
              </w:rPr>
              <w:t>Rätsel</w:t>
            </w:r>
            <w:r>
              <w:rPr>
                <w:noProof/>
                <w:webHidden/>
              </w:rPr>
              <w:tab/>
            </w:r>
            <w:r>
              <w:rPr>
                <w:noProof/>
                <w:webHidden/>
              </w:rPr>
              <w:fldChar w:fldCharType="begin"/>
            </w:r>
            <w:r>
              <w:rPr>
                <w:noProof/>
                <w:webHidden/>
              </w:rPr>
              <w:instrText xml:space="preserve"> PAGEREF _Toc396336787 \h </w:instrText>
            </w:r>
            <w:r>
              <w:rPr>
                <w:noProof/>
                <w:webHidden/>
              </w:rPr>
            </w:r>
            <w:r>
              <w:rPr>
                <w:noProof/>
                <w:webHidden/>
              </w:rPr>
              <w:fldChar w:fldCharType="separate"/>
            </w:r>
            <w:r>
              <w:rPr>
                <w:noProof/>
                <w:webHidden/>
              </w:rPr>
              <w:t>16</w:t>
            </w:r>
            <w:r>
              <w:rPr>
                <w:noProof/>
                <w:webHidden/>
              </w:rPr>
              <w:fldChar w:fldCharType="end"/>
            </w:r>
          </w:hyperlink>
        </w:p>
        <w:p w14:paraId="25EA149D" w14:textId="77777777" w:rsidR="00FE5315" w:rsidRDefault="00FE5315">
          <w:pPr>
            <w:pStyle w:val="Verzeichnis2"/>
            <w:tabs>
              <w:tab w:val="right" w:leader="dot" w:pos="9350"/>
            </w:tabs>
            <w:rPr>
              <w:rFonts w:eastAsiaTheme="minorEastAsia"/>
              <w:noProof/>
              <w:lang w:val="de-DE" w:eastAsia="de-DE"/>
            </w:rPr>
          </w:pPr>
          <w:hyperlink w:anchor="_Toc396336788" w:history="1">
            <w:r w:rsidRPr="00FC3996">
              <w:rPr>
                <w:rStyle w:val="Hyperlink"/>
                <w:noProof/>
                <w:lang w:val="de-DE"/>
              </w:rPr>
              <w:t>Reparatur-Rätsel</w:t>
            </w:r>
            <w:r>
              <w:rPr>
                <w:noProof/>
                <w:webHidden/>
              </w:rPr>
              <w:tab/>
            </w:r>
            <w:r>
              <w:rPr>
                <w:noProof/>
                <w:webHidden/>
              </w:rPr>
              <w:fldChar w:fldCharType="begin"/>
            </w:r>
            <w:r>
              <w:rPr>
                <w:noProof/>
                <w:webHidden/>
              </w:rPr>
              <w:instrText xml:space="preserve"> PAGEREF _Toc396336788 \h </w:instrText>
            </w:r>
            <w:r>
              <w:rPr>
                <w:noProof/>
                <w:webHidden/>
              </w:rPr>
            </w:r>
            <w:r>
              <w:rPr>
                <w:noProof/>
                <w:webHidden/>
              </w:rPr>
              <w:fldChar w:fldCharType="separate"/>
            </w:r>
            <w:r>
              <w:rPr>
                <w:noProof/>
                <w:webHidden/>
              </w:rPr>
              <w:t>17</w:t>
            </w:r>
            <w:r>
              <w:rPr>
                <w:noProof/>
                <w:webHidden/>
              </w:rPr>
              <w:fldChar w:fldCharType="end"/>
            </w:r>
          </w:hyperlink>
        </w:p>
        <w:p w14:paraId="20257F0A" w14:textId="77777777" w:rsidR="00FE5315" w:rsidRDefault="00FE5315">
          <w:pPr>
            <w:pStyle w:val="Verzeichnis2"/>
            <w:tabs>
              <w:tab w:val="right" w:leader="dot" w:pos="9350"/>
            </w:tabs>
            <w:rPr>
              <w:rFonts w:eastAsiaTheme="minorEastAsia"/>
              <w:noProof/>
              <w:lang w:val="de-DE" w:eastAsia="de-DE"/>
            </w:rPr>
          </w:pPr>
          <w:hyperlink w:anchor="_Toc396336789" w:history="1">
            <w:r w:rsidRPr="00FC3996">
              <w:rPr>
                <w:rStyle w:val="Hyperlink"/>
                <w:noProof/>
                <w:lang w:val="de-DE"/>
              </w:rPr>
              <w:t>Rätsel zum Öffnen von Türen</w:t>
            </w:r>
            <w:r>
              <w:rPr>
                <w:noProof/>
                <w:webHidden/>
              </w:rPr>
              <w:tab/>
            </w:r>
            <w:r>
              <w:rPr>
                <w:noProof/>
                <w:webHidden/>
              </w:rPr>
              <w:fldChar w:fldCharType="begin"/>
            </w:r>
            <w:r>
              <w:rPr>
                <w:noProof/>
                <w:webHidden/>
              </w:rPr>
              <w:instrText xml:space="preserve"> PAGEREF _Toc396336789 \h </w:instrText>
            </w:r>
            <w:r>
              <w:rPr>
                <w:noProof/>
                <w:webHidden/>
              </w:rPr>
            </w:r>
            <w:r>
              <w:rPr>
                <w:noProof/>
                <w:webHidden/>
              </w:rPr>
              <w:fldChar w:fldCharType="separate"/>
            </w:r>
            <w:r>
              <w:rPr>
                <w:noProof/>
                <w:webHidden/>
              </w:rPr>
              <w:t>18</w:t>
            </w:r>
            <w:r>
              <w:rPr>
                <w:noProof/>
                <w:webHidden/>
              </w:rPr>
              <w:fldChar w:fldCharType="end"/>
            </w:r>
          </w:hyperlink>
        </w:p>
        <w:p w14:paraId="5987585B" w14:textId="77777777" w:rsidR="00FE5315" w:rsidRDefault="00FE5315">
          <w:pPr>
            <w:pStyle w:val="Verzeichnis3"/>
            <w:tabs>
              <w:tab w:val="right" w:leader="dot" w:pos="9350"/>
            </w:tabs>
            <w:rPr>
              <w:rFonts w:eastAsiaTheme="minorEastAsia"/>
              <w:noProof/>
              <w:lang w:val="de-DE" w:eastAsia="de-DE"/>
            </w:rPr>
          </w:pPr>
          <w:hyperlink w:anchor="_Toc396336790" w:history="1">
            <w:r w:rsidRPr="00FC3996">
              <w:rPr>
                <w:rStyle w:val="Hyperlink"/>
                <w:noProof/>
                <w:lang w:val="de-DE"/>
              </w:rPr>
              <w:t>Farbspiel</w:t>
            </w:r>
            <w:r>
              <w:rPr>
                <w:noProof/>
                <w:webHidden/>
              </w:rPr>
              <w:tab/>
            </w:r>
            <w:r>
              <w:rPr>
                <w:noProof/>
                <w:webHidden/>
              </w:rPr>
              <w:fldChar w:fldCharType="begin"/>
            </w:r>
            <w:r>
              <w:rPr>
                <w:noProof/>
                <w:webHidden/>
              </w:rPr>
              <w:instrText xml:space="preserve"> PAGEREF _Toc396336790 \h </w:instrText>
            </w:r>
            <w:r>
              <w:rPr>
                <w:noProof/>
                <w:webHidden/>
              </w:rPr>
            </w:r>
            <w:r>
              <w:rPr>
                <w:noProof/>
                <w:webHidden/>
              </w:rPr>
              <w:fldChar w:fldCharType="separate"/>
            </w:r>
            <w:r>
              <w:rPr>
                <w:noProof/>
                <w:webHidden/>
              </w:rPr>
              <w:t>18</w:t>
            </w:r>
            <w:r>
              <w:rPr>
                <w:noProof/>
                <w:webHidden/>
              </w:rPr>
              <w:fldChar w:fldCharType="end"/>
            </w:r>
          </w:hyperlink>
        </w:p>
        <w:p w14:paraId="38557DF7" w14:textId="77777777" w:rsidR="00FE5315" w:rsidRDefault="00FE5315">
          <w:pPr>
            <w:pStyle w:val="Verzeichnis3"/>
            <w:tabs>
              <w:tab w:val="right" w:leader="dot" w:pos="9350"/>
            </w:tabs>
            <w:rPr>
              <w:rFonts w:eastAsiaTheme="minorEastAsia"/>
              <w:noProof/>
              <w:lang w:val="de-DE" w:eastAsia="de-DE"/>
            </w:rPr>
          </w:pPr>
          <w:hyperlink w:anchor="_Toc396336791" w:history="1">
            <w:r w:rsidRPr="00FC3996">
              <w:rPr>
                <w:rStyle w:val="Hyperlink"/>
                <w:noProof/>
              </w:rPr>
              <w:t>Pin eingeben</w:t>
            </w:r>
            <w:r>
              <w:rPr>
                <w:noProof/>
                <w:webHidden/>
              </w:rPr>
              <w:tab/>
            </w:r>
            <w:r>
              <w:rPr>
                <w:noProof/>
                <w:webHidden/>
              </w:rPr>
              <w:fldChar w:fldCharType="begin"/>
            </w:r>
            <w:r>
              <w:rPr>
                <w:noProof/>
                <w:webHidden/>
              </w:rPr>
              <w:instrText xml:space="preserve"> PAGEREF _Toc396336791 \h </w:instrText>
            </w:r>
            <w:r>
              <w:rPr>
                <w:noProof/>
                <w:webHidden/>
              </w:rPr>
            </w:r>
            <w:r>
              <w:rPr>
                <w:noProof/>
                <w:webHidden/>
              </w:rPr>
              <w:fldChar w:fldCharType="separate"/>
            </w:r>
            <w:r>
              <w:rPr>
                <w:noProof/>
                <w:webHidden/>
              </w:rPr>
              <w:t>18</w:t>
            </w:r>
            <w:r>
              <w:rPr>
                <w:noProof/>
                <w:webHidden/>
              </w:rPr>
              <w:fldChar w:fldCharType="end"/>
            </w:r>
          </w:hyperlink>
        </w:p>
        <w:p w14:paraId="42CE3D94" w14:textId="77777777" w:rsidR="00FE5315" w:rsidRDefault="00FE5315">
          <w:pPr>
            <w:pStyle w:val="Verzeichnis3"/>
            <w:tabs>
              <w:tab w:val="right" w:leader="dot" w:pos="9350"/>
            </w:tabs>
            <w:rPr>
              <w:rFonts w:eastAsiaTheme="minorEastAsia"/>
              <w:noProof/>
              <w:lang w:val="de-DE" w:eastAsia="de-DE"/>
            </w:rPr>
          </w:pPr>
          <w:hyperlink w:anchor="_Toc396336792" w:history="1">
            <w:r w:rsidRPr="00FC3996">
              <w:rPr>
                <w:rStyle w:val="Hyperlink"/>
                <w:noProof/>
              </w:rPr>
              <w:t>Duell</w:t>
            </w:r>
            <w:r>
              <w:rPr>
                <w:noProof/>
                <w:webHidden/>
              </w:rPr>
              <w:tab/>
            </w:r>
            <w:r>
              <w:rPr>
                <w:noProof/>
                <w:webHidden/>
              </w:rPr>
              <w:fldChar w:fldCharType="begin"/>
            </w:r>
            <w:r>
              <w:rPr>
                <w:noProof/>
                <w:webHidden/>
              </w:rPr>
              <w:instrText xml:space="preserve"> PAGEREF _Toc396336792 \h </w:instrText>
            </w:r>
            <w:r>
              <w:rPr>
                <w:noProof/>
                <w:webHidden/>
              </w:rPr>
            </w:r>
            <w:r>
              <w:rPr>
                <w:noProof/>
                <w:webHidden/>
              </w:rPr>
              <w:fldChar w:fldCharType="separate"/>
            </w:r>
            <w:r>
              <w:rPr>
                <w:noProof/>
                <w:webHidden/>
              </w:rPr>
              <w:t>18</w:t>
            </w:r>
            <w:r>
              <w:rPr>
                <w:noProof/>
                <w:webHidden/>
              </w:rPr>
              <w:fldChar w:fldCharType="end"/>
            </w:r>
          </w:hyperlink>
        </w:p>
        <w:p w14:paraId="7D1D303A" w14:textId="77777777" w:rsidR="00FE5315" w:rsidRDefault="00FE5315">
          <w:pPr>
            <w:pStyle w:val="Verzeichnis3"/>
            <w:tabs>
              <w:tab w:val="right" w:leader="dot" w:pos="9350"/>
            </w:tabs>
            <w:rPr>
              <w:rFonts w:eastAsiaTheme="minorEastAsia"/>
              <w:noProof/>
              <w:lang w:val="de-DE" w:eastAsia="de-DE"/>
            </w:rPr>
          </w:pPr>
          <w:hyperlink w:anchor="_Toc396336793" w:history="1">
            <w:r w:rsidRPr="00FC3996">
              <w:rPr>
                <w:rStyle w:val="Hyperlink"/>
                <w:noProof/>
              </w:rPr>
              <w:t>Quiz</w:t>
            </w:r>
            <w:r>
              <w:rPr>
                <w:noProof/>
                <w:webHidden/>
              </w:rPr>
              <w:tab/>
            </w:r>
            <w:r>
              <w:rPr>
                <w:noProof/>
                <w:webHidden/>
              </w:rPr>
              <w:fldChar w:fldCharType="begin"/>
            </w:r>
            <w:r>
              <w:rPr>
                <w:noProof/>
                <w:webHidden/>
              </w:rPr>
              <w:instrText xml:space="preserve"> PAGEREF _Toc396336793 \h </w:instrText>
            </w:r>
            <w:r>
              <w:rPr>
                <w:noProof/>
                <w:webHidden/>
              </w:rPr>
            </w:r>
            <w:r>
              <w:rPr>
                <w:noProof/>
                <w:webHidden/>
              </w:rPr>
              <w:fldChar w:fldCharType="separate"/>
            </w:r>
            <w:r>
              <w:rPr>
                <w:noProof/>
                <w:webHidden/>
              </w:rPr>
              <w:t>18</w:t>
            </w:r>
            <w:r>
              <w:rPr>
                <w:noProof/>
                <w:webHidden/>
              </w:rPr>
              <w:fldChar w:fldCharType="end"/>
            </w:r>
          </w:hyperlink>
        </w:p>
        <w:p w14:paraId="63D01CA0" w14:textId="77777777" w:rsidR="00FE5315" w:rsidRDefault="00FE5315">
          <w:pPr>
            <w:pStyle w:val="Verzeichnis3"/>
            <w:tabs>
              <w:tab w:val="right" w:leader="dot" w:pos="9350"/>
            </w:tabs>
            <w:rPr>
              <w:rFonts w:eastAsiaTheme="minorEastAsia"/>
              <w:noProof/>
              <w:lang w:val="de-DE" w:eastAsia="de-DE"/>
            </w:rPr>
          </w:pPr>
          <w:hyperlink w:anchor="_Toc396336794" w:history="1">
            <w:r w:rsidRPr="00FC3996">
              <w:rPr>
                <w:rStyle w:val="Hyperlink"/>
                <w:noProof/>
              </w:rPr>
              <w:t>Zahlenreihen</w:t>
            </w:r>
            <w:r>
              <w:rPr>
                <w:noProof/>
                <w:webHidden/>
              </w:rPr>
              <w:tab/>
            </w:r>
            <w:r>
              <w:rPr>
                <w:noProof/>
                <w:webHidden/>
              </w:rPr>
              <w:fldChar w:fldCharType="begin"/>
            </w:r>
            <w:r>
              <w:rPr>
                <w:noProof/>
                <w:webHidden/>
              </w:rPr>
              <w:instrText xml:space="preserve"> PAGEREF _Toc396336794 \h </w:instrText>
            </w:r>
            <w:r>
              <w:rPr>
                <w:noProof/>
                <w:webHidden/>
              </w:rPr>
            </w:r>
            <w:r>
              <w:rPr>
                <w:noProof/>
                <w:webHidden/>
              </w:rPr>
              <w:fldChar w:fldCharType="separate"/>
            </w:r>
            <w:r>
              <w:rPr>
                <w:noProof/>
                <w:webHidden/>
              </w:rPr>
              <w:t>18</w:t>
            </w:r>
            <w:r>
              <w:rPr>
                <w:noProof/>
                <w:webHidden/>
              </w:rPr>
              <w:fldChar w:fldCharType="end"/>
            </w:r>
          </w:hyperlink>
        </w:p>
        <w:p w14:paraId="41E71432" w14:textId="77777777" w:rsidR="00FE5315" w:rsidRDefault="00FE5315">
          <w:pPr>
            <w:pStyle w:val="Verzeichnis3"/>
            <w:tabs>
              <w:tab w:val="right" w:leader="dot" w:pos="9350"/>
            </w:tabs>
            <w:rPr>
              <w:rFonts w:eastAsiaTheme="minorEastAsia"/>
              <w:noProof/>
              <w:lang w:val="de-DE" w:eastAsia="de-DE"/>
            </w:rPr>
          </w:pPr>
          <w:hyperlink w:anchor="_Toc396336795" w:history="1">
            <w:r w:rsidRPr="00FC3996">
              <w:rPr>
                <w:rStyle w:val="Hyperlink"/>
                <w:noProof/>
                <w:lang w:val="de-DE"/>
              </w:rPr>
              <w:t>Generelle Wissensfragen</w:t>
            </w:r>
            <w:r>
              <w:rPr>
                <w:noProof/>
                <w:webHidden/>
              </w:rPr>
              <w:tab/>
            </w:r>
            <w:r>
              <w:rPr>
                <w:noProof/>
                <w:webHidden/>
              </w:rPr>
              <w:fldChar w:fldCharType="begin"/>
            </w:r>
            <w:r>
              <w:rPr>
                <w:noProof/>
                <w:webHidden/>
              </w:rPr>
              <w:instrText xml:space="preserve"> PAGEREF _Toc396336795 \h </w:instrText>
            </w:r>
            <w:r>
              <w:rPr>
                <w:noProof/>
                <w:webHidden/>
              </w:rPr>
            </w:r>
            <w:r>
              <w:rPr>
                <w:noProof/>
                <w:webHidden/>
              </w:rPr>
              <w:fldChar w:fldCharType="separate"/>
            </w:r>
            <w:r>
              <w:rPr>
                <w:noProof/>
                <w:webHidden/>
              </w:rPr>
              <w:t>19</w:t>
            </w:r>
            <w:r>
              <w:rPr>
                <w:noProof/>
                <w:webHidden/>
              </w:rPr>
              <w:fldChar w:fldCharType="end"/>
            </w:r>
          </w:hyperlink>
        </w:p>
        <w:p w14:paraId="58FE957C" w14:textId="77777777" w:rsidR="00FE5315" w:rsidRDefault="00FE5315">
          <w:pPr>
            <w:pStyle w:val="Verzeichnis3"/>
            <w:tabs>
              <w:tab w:val="right" w:leader="dot" w:pos="9350"/>
            </w:tabs>
            <w:rPr>
              <w:rFonts w:eastAsiaTheme="minorEastAsia"/>
              <w:noProof/>
              <w:lang w:val="de-DE" w:eastAsia="de-DE"/>
            </w:rPr>
          </w:pPr>
          <w:hyperlink w:anchor="_Toc396336796" w:history="1">
            <w:r w:rsidRPr="00FC3996">
              <w:rPr>
                <w:rStyle w:val="Hyperlink"/>
                <w:noProof/>
                <w:lang w:val="de-DE"/>
              </w:rPr>
              <w:t>Kopfrechnen</w:t>
            </w:r>
            <w:r>
              <w:rPr>
                <w:noProof/>
                <w:webHidden/>
              </w:rPr>
              <w:tab/>
            </w:r>
            <w:r>
              <w:rPr>
                <w:noProof/>
                <w:webHidden/>
              </w:rPr>
              <w:fldChar w:fldCharType="begin"/>
            </w:r>
            <w:r>
              <w:rPr>
                <w:noProof/>
                <w:webHidden/>
              </w:rPr>
              <w:instrText xml:space="preserve"> PAGEREF _Toc396336796 \h </w:instrText>
            </w:r>
            <w:r>
              <w:rPr>
                <w:noProof/>
                <w:webHidden/>
              </w:rPr>
            </w:r>
            <w:r>
              <w:rPr>
                <w:noProof/>
                <w:webHidden/>
              </w:rPr>
              <w:fldChar w:fldCharType="separate"/>
            </w:r>
            <w:r>
              <w:rPr>
                <w:noProof/>
                <w:webHidden/>
              </w:rPr>
              <w:t>20</w:t>
            </w:r>
            <w:r>
              <w:rPr>
                <w:noProof/>
                <w:webHidden/>
              </w:rPr>
              <w:fldChar w:fldCharType="end"/>
            </w:r>
          </w:hyperlink>
        </w:p>
        <w:p w14:paraId="39B98F4A" w14:textId="77777777" w:rsidR="00FE5315" w:rsidRDefault="00FE5315">
          <w:pPr>
            <w:pStyle w:val="Verzeichnis2"/>
            <w:tabs>
              <w:tab w:val="right" w:leader="dot" w:pos="9350"/>
            </w:tabs>
            <w:rPr>
              <w:rFonts w:eastAsiaTheme="minorEastAsia"/>
              <w:noProof/>
              <w:lang w:val="de-DE" w:eastAsia="de-DE"/>
            </w:rPr>
          </w:pPr>
          <w:hyperlink w:anchor="_Toc396336797" w:history="1">
            <w:r w:rsidRPr="00FC3996">
              <w:rPr>
                <w:rStyle w:val="Hyperlink"/>
                <w:noProof/>
                <w:lang w:val="de-DE"/>
              </w:rPr>
              <w:t>Trigger-Rätsel</w:t>
            </w:r>
            <w:r>
              <w:rPr>
                <w:noProof/>
                <w:webHidden/>
              </w:rPr>
              <w:tab/>
            </w:r>
            <w:r>
              <w:rPr>
                <w:noProof/>
                <w:webHidden/>
              </w:rPr>
              <w:fldChar w:fldCharType="begin"/>
            </w:r>
            <w:r>
              <w:rPr>
                <w:noProof/>
                <w:webHidden/>
              </w:rPr>
              <w:instrText xml:space="preserve"> PAGEREF _Toc396336797 \h </w:instrText>
            </w:r>
            <w:r>
              <w:rPr>
                <w:noProof/>
                <w:webHidden/>
              </w:rPr>
            </w:r>
            <w:r>
              <w:rPr>
                <w:noProof/>
                <w:webHidden/>
              </w:rPr>
              <w:fldChar w:fldCharType="separate"/>
            </w:r>
            <w:r>
              <w:rPr>
                <w:noProof/>
                <w:webHidden/>
              </w:rPr>
              <w:t>20</w:t>
            </w:r>
            <w:r>
              <w:rPr>
                <w:noProof/>
                <w:webHidden/>
              </w:rPr>
              <w:fldChar w:fldCharType="end"/>
            </w:r>
          </w:hyperlink>
        </w:p>
        <w:p w14:paraId="1EBACA2C" w14:textId="77777777" w:rsidR="00FE5315" w:rsidRDefault="00FE5315">
          <w:pPr>
            <w:pStyle w:val="Verzeichnis1"/>
            <w:rPr>
              <w:rFonts w:eastAsiaTheme="minorEastAsia"/>
              <w:noProof/>
              <w:lang w:val="de-DE" w:eastAsia="de-DE"/>
            </w:rPr>
          </w:pPr>
          <w:hyperlink w:anchor="_Toc396336798" w:history="1">
            <w:r w:rsidRPr="00FC3996">
              <w:rPr>
                <w:rStyle w:val="Hyperlink"/>
                <w:noProof/>
                <w:lang w:val="de-DE"/>
              </w:rPr>
              <w:t>Statistik</w:t>
            </w:r>
            <w:r>
              <w:rPr>
                <w:noProof/>
                <w:webHidden/>
              </w:rPr>
              <w:tab/>
            </w:r>
            <w:r>
              <w:rPr>
                <w:noProof/>
                <w:webHidden/>
              </w:rPr>
              <w:fldChar w:fldCharType="begin"/>
            </w:r>
            <w:r>
              <w:rPr>
                <w:noProof/>
                <w:webHidden/>
              </w:rPr>
              <w:instrText xml:space="preserve"> PAGEREF _Toc396336798 \h </w:instrText>
            </w:r>
            <w:r>
              <w:rPr>
                <w:noProof/>
                <w:webHidden/>
              </w:rPr>
            </w:r>
            <w:r>
              <w:rPr>
                <w:noProof/>
                <w:webHidden/>
              </w:rPr>
              <w:fldChar w:fldCharType="separate"/>
            </w:r>
            <w:r>
              <w:rPr>
                <w:noProof/>
                <w:webHidden/>
              </w:rPr>
              <w:t>21</w:t>
            </w:r>
            <w:r>
              <w:rPr>
                <w:noProof/>
                <w:webHidden/>
              </w:rPr>
              <w:fldChar w:fldCharType="end"/>
            </w:r>
          </w:hyperlink>
        </w:p>
        <w:p w14:paraId="79109A7F" w14:textId="77777777" w:rsidR="00A34FD6" w:rsidRDefault="0044440C">
          <w:pPr>
            <w:rPr>
              <w:lang w:val="de-DE"/>
            </w:rPr>
          </w:pPr>
          <w:r>
            <w:rPr>
              <w:lang w:val="de-DE"/>
            </w:rPr>
            <w:fldChar w:fldCharType="end"/>
          </w:r>
        </w:p>
      </w:sdtContent>
    </w:sdt>
    <w:p w14:paraId="0D03E789" w14:textId="77777777" w:rsidR="00F72FB6" w:rsidRDefault="00F72FB6">
      <w:pPr>
        <w:rPr>
          <w:rStyle w:val="Fett"/>
          <w:rFonts w:asciiTheme="majorHAnsi" w:eastAsiaTheme="majorEastAsia" w:hAnsiTheme="majorHAnsi" w:cstheme="majorBidi"/>
          <w:sz w:val="32"/>
          <w:szCs w:val="24"/>
        </w:rPr>
      </w:pPr>
      <w:r>
        <w:rPr>
          <w:rStyle w:val="Fett"/>
          <w:sz w:val="32"/>
          <w:szCs w:val="24"/>
        </w:rPr>
        <w:br w:type="page"/>
      </w:r>
    </w:p>
    <w:p w14:paraId="69D62DBC" w14:textId="0444599D" w:rsidR="00BB1267" w:rsidRPr="00251237" w:rsidRDefault="001624C0" w:rsidP="00F72FB6">
      <w:pPr>
        <w:pStyle w:val="Titel"/>
        <w:rPr>
          <w:rStyle w:val="Fett"/>
          <w:b w:val="0"/>
          <w:bCs w:val="0"/>
          <w:szCs w:val="28"/>
        </w:rPr>
      </w:pPr>
      <w:proofErr w:type="spellStart"/>
      <w:r w:rsidRPr="00251237">
        <w:rPr>
          <w:rStyle w:val="Fett"/>
          <w:b w:val="0"/>
          <w:bCs w:val="0"/>
        </w:rPr>
        <w:lastRenderedPageBreak/>
        <w:t>Spielkonzept</w:t>
      </w:r>
      <w:proofErr w:type="spellEnd"/>
      <w:r w:rsidRPr="00251237">
        <w:rPr>
          <w:rStyle w:val="Fett"/>
          <w:b w:val="0"/>
          <w:bCs w:val="0"/>
        </w:rPr>
        <w:t xml:space="preserve">: </w:t>
      </w:r>
      <w:r w:rsidR="00965069" w:rsidRPr="00251237">
        <w:rPr>
          <w:rStyle w:val="Fett"/>
          <w:b w:val="0"/>
          <w:bCs w:val="0"/>
        </w:rPr>
        <w:t>Operation AVA</w:t>
      </w:r>
      <w:bookmarkEnd w:id="1"/>
      <w:bookmarkEnd w:id="0"/>
      <w:r w:rsidR="00A34FD6" w:rsidRPr="00251237">
        <w:rPr>
          <w:rStyle w:val="Fett"/>
          <w:b w:val="0"/>
          <w:bCs w:val="0"/>
        </w:rPr>
        <w:t xml:space="preserve"> – Astronauts vs. Aliens</w:t>
      </w:r>
      <w:bookmarkStart w:id="2" w:name="_Toc396214928"/>
    </w:p>
    <w:p w14:paraId="58A583A0" w14:textId="77777777" w:rsidR="00965069" w:rsidRPr="00A34FD6" w:rsidRDefault="00965069" w:rsidP="00251237">
      <w:pPr>
        <w:pStyle w:val="berschrift1"/>
        <w:rPr>
          <w:lang w:val="de-DE"/>
        </w:rPr>
      </w:pPr>
      <w:bookmarkStart w:id="3" w:name="_Toc396336761"/>
      <w:r w:rsidRPr="00A34FD6">
        <w:rPr>
          <w:rStyle w:val="Fett"/>
          <w:b/>
          <w:bCs/>
          <w:szCs w:val="20"/>
          <w:lang w:val="de-DE"/>
        </w:rPr>
        <w:t>Vorgeschichte</w:t>
      </w:r>
      <w:bookmarkEnd w:id="2"/>
      <w:bookmarkEnd w:id="3"/>
    </w:p>
    <w:p w14:paraId="60B77467" w14:textId="0EA2DF67" w:rsidR="00965069" w:rsidRPr="00A34FD6" w:rsidRDefault="00965069" w:rsidP="00251237">
      <w:pPr>
        <w:rPr>
          <w:lang w:val="de-DE"/>
        </w:rPr>
      </w:pPr>
      <w:r w:rsidRPr="00A34FD6">
        <w:rPr>
          <w:lang w:val="de-DE"/>
        </w:rPr>
        <w:t>Die Ressourcen auf der Erde werden immer knapper, aus diesem Grund begibt sich eine Forschungsgruppe in einer Raumstation ins All, um andere Planeten zu erforschen. Diese Raumstation wurde von Aliens angegriffen und zum Teil stark beschädigt. Bei diesem Angriff ist die Besatzung, bis auf die zwei Hauptspieler, die in einen kryogenischen Schlaf versetzt waren, umgekommen. Das Spiel beginnt, indem der Zentralcomputer die Spieler aus dem kryogenischen Schla</w:t>
      </w:r>
      <w:r w:rsidR="003B2306">
        <w:rPr>
          <w:lang w:val="de-DE"/>
        </w:rPr>
        <w:t>f holt und sie aus ihren Schlafk</w:t>
      </w:r>
      <w:r w:rsidRPr="00A34FD6">
        <w:rPr>
          <w:lang w:val="de-DE"/>
        </w:rPr>
        <w:t xml:space="preserve">apseln steigen. Die Spieler bemerken das Chaos um sie herum und ihnen </w:t>
      </w:r>
      <w:r w:rsidR="00BB1267">
        <w:rPr>
          <w:lang w:val="de-DE"/>
        </w:rPr>
        <w:t xml:space="preserve">wird </w:t>
      </w:r>
      <w:r w:rsidRPr="00A34FD6">
        <w:rPr>
          <w:lang w:val="de-DE"/>
        </w:rPr>
        <w:t>schnell das Ausmaß der Zerstörung bewusst.</w:t>
      </w:r>
    </w:p>
    <w:p w14:paraId="78F9871B" w14:textId="77777777" w:rsidR="00965069" w:rsidRPr="00A34FD6" w:rsidRDefault="00965069" w:rsidP="00251237">
      <w:pPr>
        <w:pStyle w:val="berschrift1"/>
        <w:rPr>
          <w:lang w:val="de-DE"/>
        </w:rPr>
      </w:pPr>
      <w:bookmarkStart w:id="4" w:name="_Toc396214929"/>
      <w:bookmarkStart w:id="5" w:name="_Toc396336762"/>
      <w:r w:rsidRPr="00A34FD6">
        <w:rPr>
          <w:rStyle w:val="Fett"/>
          <w:b/>
          <w:bCs/>
          <w:szCs w:val="20"/>
          <w:lang w:val="de-DE"/>
        </w:rPr>
        <w:t>Spielwelt</w:t>
      </w:r>
      <w:bookmarkEnd w:id="4"/>
      <w:bookmarkEnd w:id="5"/>
    </w:p>
    <w:p w14:paraId="17C10209" w14:textId="1056A7D7" w:rsidR="00251237" w:rsidRPr="00251237" w:rsidRDefault="00965069" w:rsidP="00251237">
      <w:pPr>
        <w:rPr>
          <w:lang w:val="de-DE"/>
        </w:rPr>
      </w:pPr>
      <w:r w:rsidRPr="00A34FD6">
        <w:rPr>
          <w:lang w:val="de-DE"/>
        </w:rPr>
        <w:t xml:space="preserve">Die Spielwelt ist offen und hat </w:t>
      </w:r>
      <w:proofErr w:type="gramStart"/>
      <w:r w:rsidRPr="00A34FD6">
        <w:rPr>
          <w:lang w:val="de-DE"/>
        </w:rPr>
        <w:t>keine festen</w:t>
      </w:r>
      <w:proofErr w:type="gramEnd"/>
      <w:r w:rsidRPr="00A34FD6">
        <w:rPr>
          <w:lang w:val="de-DE"/>
        </w:rPr>
        <w:t xml:space="preserve"> Level. Die Spieler befinden sich in einer </w:t>
      </w:r>
      <w:r w:rsidR="003B2306">
        <w:rPr>
          <w:lang w:val="de-DE"/>
        </w:rPr>
        <w:t>ringförmigen Raumstation im All</w:t>
      </w:r>
      <w:r w:rsidRPr="00A34FD6">
        <w:rPr>
          <w:lang w:val="de-DE"/>
        </w:rPr>
        <w:t>. Die Raumstation besteht aus 3 Ringen, wobei der äußere Ring fest ist und die beid</w:t>
      </w:r>
      <w:r w:rsidR="001624C0" w:rsidRPr="00A34FD6">
        <w:rPr>
          <w:lang w:val="de-DE"/>
        </w:rPr>
        <w:t>en inneren Ringe unabhängig von</w:t>
      </w:r>
      <w:r w:rsidRPr="00A34FD6">
        <w:rPr>
          <w:lang w:val="de-DE"/>
        </w:rPr>
        <w:t>einander drehbar sind</w:t>
      </w:r>
      <w:r w:rsidR="003B2306">
        <w:rPr>
          <w:lang w:val="de-DE"/>
        </w:rPr>
        <w:t xml:space="preserve"> </w:t>
      </w:r>
      <w:r w:rsidR="008270D6">
        <w:rPr>
          <w:lang w:val="de-DE"/>
        </w:rPr>
        <w:t xml:space="preserve">(der </w:t>
      </w:r>
      <w:r w:rsidR="003B2306">
        <w:rPr>
          <w:lang w:val="de-DE"/>
        </w:rPr>
        <w:t>innere</w:t>
      </w:r>
      <w:r w:rsidR="008270D6">
        <w:rPr>
          <w:lang w:val="de-DE"/>
        </w:rPr>
        <w:t xml:space="preserve"> Ring muss jedoch erst durch Lösen der Trigge</w:t>
      </w:r>
      <w:r w:rsidR="003B2306">
        <w:rPr>
          <w:lang w:val="de-DE"/>
        </w:rPr>
        <w:t xml:space="preserve">r-Rätsel freigeschaltet werden, siehe Kapitel </w:t>
      </w:r>
      <w:r w:rsidR="003B2306">
        <w:rPr>
          <w:lang w:val="de-DE"/>
        </w:rPr>
        <w:fldChar w:fldCharType="begin"/>
      </w:r>
      <w:r w:rsidR="003B2306">
        <w:rPr>
          <w:lang w:val="de-DE"/>
        </w:rPr>
        <w:instrText xml:space="preserve"> REF _Ref396324190 \h </w:instrText>
      </w:r>
      <w:r w:rsidR="003B2306">
        <w:rPr>
          <w:lang w:val="de-DE"/>
        </w:rPr>
      </w:r>
      <w:r w:rsidR="003B2306">
        <w:rPr>
          <w:lang w:val="de-DE"/>
        </w:rPr>
        <w:fldChar w:fldCharType="separate"/>
      </w:r>
      <w:r w:rsidR="003B2306" w:rsidRPr="00DA13A9">
        <w:rPr>
          <w:szCs w:val="28"/>
          <w:lang w:val="de-DE"/>
        </w:rPr>
        <w:t>Trigger-Rätsel</w:t>
      </w:r>
      <w:r w:rsidR="003B2306">
        <w:rPr>
          <w:lang w:val="de-DE"/>
        </w:rPr>
        <w:fldChar w:fldCharType="end"/>
      </w:r>
      <w:r w:rsidR="008270D6">
        <w:rPr>
          <w:lang w:val="de-DE"/>
        </w:rPr>
        <w:t>)</w:t>
      </w:r>
      <w:r w:rsidRPr="00A34FD6">
        <w:rPr>
          <w:lang w:val="de-DE"/>
        </w:rPr>
        <w:t xml:space="preserve">. Die Ringe sind nur zum Teil durchgehend. In einem extra Raum, nahe der Raumstation befindet sich die Kontrollzentrale mit dem Zentralcomputer. Diese ist durch ein </w:t>
      </w:r>
      <w:r w:rsidR="003B2306">
        <w:rPr>
          <w:lang w:val="de-DE"/>
        </w:rPr>
        <w:t>Teleporter, welcher</w:t>
      </w:r>
      <w:r w:rsidRPr="00A34FD6">
        <w:rPr>
          <w:lang w:val="de-DE"/>
        </w:rPr>
        <w:t xml:space="preserve"> sich im inneren Ring befindet</w:t>
      </w:r>
      <w:r w:rsidR="00BB1267">
        <w:rPr>
          <w:lang w:val="de-DE"/>
        </w:rPr>
        <w:t>,</w:t>
      </w:r>
      <w:r w:rsidRPr="00A34FD6">
        <w:rPr>
          <w:lang w:val="de-DE"/>
        </w:rPr>
        <w:t xml:space="preserve"> zu erreichen. Die Raumstation baut sich aus unterschiedlichen Räumen auf. In diesen Räumen können unter anderem Reparaturgegenstände, Medi-Packs, Waffen und Munition gefunden werden. </w:t>
      </w:r>
    </w:p>
    <w:p w14:paraId="6277C40C" w14:textId="6771A198" w:rsidR="001624C0" w:rsidRPr="00F72FB6" w:rsidRDefault="0082116C" w:rsidP="007F6589">
      <w:pPr>
        <w:rPr>
          <w:rStyle w:val="Fett"/>
          <w:b w:val="0"/>
          <w:bCs w:val="0"/>
          <w:lang w:val="de-DE"/>
        </w:rPr>
      </w:pPr>
      <w:r>
        <w:rPr>
          <w:noProof/>
          <w:lang w:val="de-DE" w:eastAsia="de-DE"/>
        </w:rPr>
        <w:drawing>
          <wp:anchor distT="0" distB="0" distL="114300" distR="114300" simplePos="0" relativeHeight="251674624" behindDoc="1" locked="0" layoutInCell="1" allowOverlap="1" wp14:anchorId="1A01087C" wp14:editId="678BCA11">
            <wp:simplePos x="0" y="0"/>
            <wp:positionH relativeFrom="margin">
              <wp:align>left</wp:align>
            </wp:positionH>
            <wp:positionV relativeFrom="paragraph">
              <wp:posOffset>396875</wp:posOffset>
            </wp:positionV>
            <wp:extent cx="3295015" cy="3145155"/>
            <wp:effectExtent l="0" t="0" r="635" b="0"/>
            <wp:wrapTight wrapText="bothSides">
              <wp:wrapPolygon edited="0">
                <wp:start x="0" y="0"/>
                <wp:lineTo x="0" y="21456"/>
                <wp:lineTo x="21479" y="21456"/>
                <wp:lineTo x="21479"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oP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5015" cy="3145155"/>
                    </a:xfrm>
                    <a:prstGeom prst="rect">
                      <a:avLst/>
                    </a:prstGeom>
                  </pic:spPr>
                </pic:pic>
              </a:graphicData>
            </a:graphic>
            <wp14:sizeRelH relativeFrom="page">
              <wp14:pctWidth>0</wp14:pctWidth>
            </wp14:sizeRelH>
            <wp14:sizeRelV relativeFrom="page">
              <wp14:pctHeight>0</wp14:pctHeight>
            </wp14:sizeRelV>
          </wp:anchor>
        </w:drawing>
      </w:r>
      <w:r w:rsidR="00965069" w:rsidRPr="00A34FD6">
        <w:rPr>
          <w:lang w:val="de-DE"/>
        </w:rPr>
        <w:t xml:space="preserve">Betrachtet man die Raumstation anhand der </w:t>
      </w:r>
      <w:r w:rsidR="00BB1267">
        <w:rPr>
          <w:lang w:val="de-DE"/>
        </w:rPr>
        <w:t>Minimap</w:t>
      </w:r>
      <w:r w:rsidR="00965069" w:rsidRPr="00A34FD6">
        <w:rPr>
          <w:lang w:val="de-DE"/>
        </w:rPr>
        <w:t>, sind folgende Anmerkungen zu machen: Im Spiel starten die Astronauten im Aufwachraum</w:t>
      </w:r>
      <w:r w:rsidR="00BB1267">
        <w:rPr>
          <w:lang w:val="de-DE"/>
        </w:rPr>
        <w:t xml:space="preserve">. Die Räume sind in Sektoren unterteilt, in denen die Räume jeweils untereinander erreichbar sind. Ein Ring ist immer nur im Ganzen drehbar. Um von einem in den anderen Ring zu </w:t>
      </w:r>
      <w:r w:rsidR="00DF787B">
        <w:rPr>
          <w:lang w:val="de-DE"/>
        </w:rPr>
        <w:t>gelangen</w:t>
      </w:r>
      <w:r w:rsidR="00BB1267">
        <w:rPr>
          <w:lang w:val="de-DE"/>
        </w:rPr>
        <w:t xml:space="preserve"> müssen die Ringe so verschoben werden, dass es einen Übergang zwischen den Ringen gibt. </w:t>
      </w:r>
      <w:r w:rsidR="00DF787B">
        <w:rPr>
          <w:lang w:val="de-DE"/>
        </w:rPr>
        <w:br/>
      </w:r>
      <w:r w:rsidR="00BB1267">
        <w:rPr>
          <w:lang w:val="de-DE"/>
        </w:rPr>
        <w:t>Auf der Karte als „T“ markiert sind Räume in denen Trigger-Rätsel zu lösen sind (</w:t>
      </w:r>
      <w:r w:rsidR="00DF787B">
        <w:rPr>
          <w:lang w:val="de-DE"/>
        </w:rPr>
        <w:t xml:space="preserve">siehe Kapitel </w:t>
      </w:r>
      <w:r w:rsidR="00DF787B">
        <w:rPr>
          <w:lang w:val="de-DE"/>
        </w:rPr>
        <w:fldChar w:fldCharType="begin"/>
      </w:r>
      <w:r w:rsidR="00DF787B">
        <w:rPr>
          <w:lang w:val="de-DE"/>
        </w:rPr>
        <w:instrText xml:space="preserve"> REF _Ref396324622 \h </w:instrText>
      </w:r>
      <w:r w:rsidR="00DF787B">
        <w:rPr>
          <w:lang w:val="de-DE"/>
        </w:rPr>
      </w:r>
      <w:r w:rsidR="00DF787B">
        <w:rPr>
          <w:lang w:val="de-DE"/>
        </w:rPr>
        <w:fldChar w:fldCharType="separate"/>
      </w:r>
      <w:r w:rsidR="00DF787B" w:rsidRPr="00DA13A9">
        <w:rPr>
          <w:szCs w:val="28"/>
          <w:lang w:val="de-DE"/>
        </w:rPr>
        <w:t>Trigger-Rätsel</w:t>
      </w:r>
      <w:r w:rsidR="00DF787B">
        <w:rPr>
          <w:lang w:val="de-DE"/>
        </w:rPr>
        <w:fldChar w:fldCharType="end"/>
      </w:r>
      <w:r w:rsidR="00BB1267">
        <w:rPr>
          <w:lang w:val="de-DE"/>
        </w:rPr>
        <w:t xml:space="preserve">). Sind alle Trigger-Rätsel gelöst, ist auch der </w:t>
      </w:r>
      <w:r w:rsidR="00DF787B">
        <w:rPr>
          <w:lang w:val="de-DE"/>
        </w:rPr>
        <w:t>innere</w:t>
      </w:r>
      <w:r w:rsidR="00BB1267">
        <w:rPr>
          <w:lang w:val="de-DE"/>
        </w:rPr>
        <w:t xml:space="preserve"> Ring drehbar. Der Raum in dem das „</w:t>
      </w:r>
      <w:r w:rsidR="00DF787B">
        <w:rPr>
          <w:lang w:val="de-DE"/>
        </w:rPr>
        <w:t>T</w:t>
      </w:r>
      <w:r w:rsidR="00BB1267">
        <w:rPr>
          <w:lang w:val="de-DE"/>
        </w:rPr>
        <w:t xml:space="preserve">P“ </w:t>
      </w:r>
      <w:proofErr w:type="spellStart"/>
      <w:r w:rsidR="00BB1267" w:rsidRPr="0054187F">
        <w:t>steht</w:t>
      </w:r>
      <w:proofErr w:type="spellEnd"/>
      <w:r w:rsidR="00BB1267" w:rsidRPr="0054187F">
        <w:t xml:space="preserve">, </w:t>
      </w:r>
      <w:proofErr w:type="spellStart"/>
      <w:r w:rsidR="00BB1267" w:rsidRPr="0054187F">
        <w:t>bildet</w:t>
      </w:r>
      <w:proofErr w:type="spellEnd"/>
      <w:r w:rsidR="00BB1267" w:rsidRPr="0054187F">
        <w:t xml:space="preserve"> den </w:t>
      </w:r>
      <w:proofErr w:type="spellStart"/>
      <w:r w:rsidR="00BB1267" w:rsidRPr="0054187F">
        <w:t>Raum</w:t>
      </w:r>
      <w:proofErr w:type="spellEnd"/>
      <w:r w:rsidR="00BB1267" w:rsidRPr="0054187F">
        <w:t xml:space="preserve"> ab, in </w:t>
      </w:r>
      <w:proofErr w:type="spellStart"/>
      <w:r w:rsidR="00BB1267" w:rsidRPr="0054187F">
        <w:t>dem</w:t>
      </w:r>
      <w:proofErr w:type="spellEnd"/>
      <w:r w:rsidR="00BB1267" w:rsidRPr="0054187F">
        <w:t xml:space="preserve"> das Portal in die </w:t>
      </w:r>
      <w:proofErr w:type="spellStart"/>
      <w:r w:rsidR="00BB1267" w:rsidRPr="0054187F">
        <w:t>Kontrollzentrale</w:t>
      </w:r>
      <w:proofErr w:type="spellEnd"/>
      <w:r w:rsidR="00BB1267" w:rsidRPr="0054187F">
        <w:t xml:space="preserve"> </w:t>
      </w:r>
      <w:proofErr w:type="spellStart"/>
      <w:r w:rsidR="00BB1267" w:rsidRPr="0054187F">
        <w:t>ist</w:t>
      </w:r>
      <w:proofErr w:type="spellEnd"/>
      <w:r w:rsidR="00BB1267" w:rsidRPr="0054187F">
        <w:t xml:space="preserve">. </w:t>
      </w:r>
      <w:proofErr w:type="spellStart"/>
      <w:r w:rsidR="005A31CE">
        <w:t>Hier</w:t>
      </w:r>
      <w:proofErr w:type="spellEnd"/>
      <w:r w:rsidR="005A31CE">
        <w:t xml:space="preserve"> </w:t>
      </w:r>
      <w:proofErr w:type="spellStart"/>
      <w:r w:rsidR="005A31CE">
        <w:t>befindet</w:t>
      </w:r>
      <w:proofErr w:type="spellEnd"/>
      <w:r w:rsidR="005A31CE">
        <w:t xml:space="preserve"> </w:t>
      </w:r>
      <w:proofErr w:type="spellStart"/>
      <w:r w:rsidR="005A31CE">
        <w:t>sich</w:t>
      </w:r>
      <w:proofErr w:type="spellEnd"/>
      <w:r w:rsidR="00BB1267" w:rsidRPr="0054187F">
        <w:t xml:space="preserve"> das </w:t>
      </w:r>
      <w:proofErr w:type="spellStart"/>
      <w:r w:rsidR="00BB1267" w:rsidRPr="0054187F">
        <w:t>passende</w:t>
      </w:r>
      <w:proofErr w:type="spellEnd"/>
      <w:r w:rsidR="00BB1267" w:rsidRPr="0054187F">
        <w:t xml:space="preserve"> </w:t>
      </w:r>
      <w:proofErr w:type="spellStart"/>
      <w:r w:rsidR="00BB1267" w:rsidRPr="0054187F">
        <w:t>Gegenstück</w:t>
      </w:r>
      <w:proofErr w:type="spellEnd"/>
      <w:r w:rsidR="00BB1267" w:rsidRPr="0054187F">
        <w:t xml:space="preserve"> </w:t>
      </w:r>
      <w:proofErr w:type="spellStart"/>
      <w:r w:rsidR="00BB1267" w:rsidRPr="0054187F">
        <w:t>zu</w:t>
      </w:r>
      <w:proofErr w:type="spellEnd"/>
      <w:r w:rsidR="00BB1267" w:rsidRPr="0054187F">
        <w:t xml:space="preserve"> </w:t>
      </w:r>
      <w:proofErr w:type="spellStart"/>
      <w:r w:rsidR="00BB1267" w:rsidRPr="0054187F">
        <w:t>diesem</w:t>
      </w:r>
      <w:proofErr w:type="spellEnd"/>
      <w:r w:rsidR="00BB1267" w:rsidRPr="0054187F">
        <w:t xml:space="preserve"> </w:t>
      </w:r>
      <w:r w:rsidR="005A31CE">
        <w:t>Teleporter</w:t>
      </w:r>
      <w:r w:rsidR="00BB1267" w:rsidRPr="0054187F">
        <w:t xml:space="preserve">, man </w:t>
      </w:r>
      <w:proofErr w:type="spellStart"/>
      <w:r w:rsidR="005A31CE">
        <w:t>kann</w:t>
      </w:r>
      <w:proofErr w:type="spellEnd"/>
      <w:r w:rsidR="005A31CE">
        <w:t xml:space="preserve"> </w:t>
      </w:r>
      <w:proofErr w:type="spellStart"/>
      <w:r w:rsidR="00BB1267" w:rsidRPr="0054187F">
        <w:t>zwischen</w:t>
      </w:r>
      <w:proofErr w:type="spellEnd"/>
      <w:r w:rsidR="00BB1267" w:rsidRPr="0054187F">
        <w:t xml:space="preserve"> </w:t>
      </w:r>
      <w:proofErr w:type="spellStart"/>
      <w:r w:rsidR="00BB1267" w:rsidRPr="0054187F">
        <w:t>diesen</w:t>
      </w:r>
      <w:proofErr w:type="spellEnd"/>
      <w:r w:rsidR="00BB1267" w:rsidRPr="0054187F">
        <w:t xml:space="preserve"> </w:t>
      </w:r>
      <w:proofErr w:type="spellStart"/>
      <w:r w:rsidR="00BB1267" w:rsidRPr="0054187F">
        <w:t>hin</w:t>
      </w:r>
      <w:proofErr w:type="spellEnd"/>
      <w:r w:rsidR="00BB1267" w:rsidRPr="0054187F">
        <w:t xml:space="preserve"> und her </w:t>
      </w:r>
      <w:proofErr w:type="spellStart"/>
      <w:r w:rsidR="00BB1267" w:rsidRPr="0054187F">
        <w:t>teleportieren</w:t>
      </w:r>
      <w:proofErr w:type="spellEnd"/>
      <w:r w:rsidR="00BB1267" w:rsidRPr="0054187F">
        <w:t>.</w:t>
      </w:r>
      <w:r w:rsidR="00BB1267">
        <w:rPr>
          <w:lang w:val="de-DE"/>
        </w:rPr>
        <w:t xml:space="preserve"> </w:t>
      </w:r>
    </w:p>
    <w:p w14:paraId="27A8E3B7" w14:textId="77777777" w:rsidR="00965069" w:rsidRPr="00251237" w:rsidRDefault="00965069" w:rsidP="00251237">
      <w:pPr>
        <w:pStyle w:val="berschrift1"/>
      </w:pPr>
      <w:bookmarkStart w:id="6" w:name="_Toc396214930"/>
      <w:bookmarkStart w:id="7" w:name="_Toc396336763"/>
      <w:proofErr w:type="spellStart"/>
      <w:r w:rsidRPr="00251237">
        <w:rPr>
          <w:rStyle w:val="Fett"/>
          <w:b/>
          <w:bCs/>
        </w:rPr>
        <w:lastRenderedPageBreak/>
        <w:t>Spieler</w:t>
      </w:r>
      <w:bookmarkEnd w:id="6"/>
      <w:bookmarkEnd w:id="7"/>
      <w:proofErr w:type="spellEnd"/>
    </w:p>
    <w:p w14:paraId="1534B7C7" w14:textId="77777777" w:rsidR="00965069" w:rsidRPr="00A34FD6" w:rsidRDefault="00965069" w:rsidP="0054187F">
      <w:pPr>
        <w:rPr>
          <w:lang w:val="de-DE"/>
        </w:rPr>
      </w:pPr>
      <w:r w:rsidRPr="00A34FD6">
        <w:rPr>
          <w:lang w:val="de-DE"/>
        </w:rPr>
        <w:t xml:space="preserve">Es spielen </w:t>
      </w:r>
      <w:r w:rsidR="005A31CE">
        <w:rPr>
          <w:lang w:val="de-DE"/>
        </w:rPr>
        <w:t>zwei bis drei</w:t>
      </w:r>
      <w:r w:rsidRPr="00A34FD6">
        <w:rPr>
          <w:lang w:val="de-DE"/>
        </w:rPr>
        <w:t xml:space="preserve"> Spieler.</w:t>
      </w:r>
    </w:p>
    <w:p w14:paraId="227B0E08" w14:textId="77777777" w:rsidR="001624C0" w:rsidRPr="00BF32AA" w:rsidRDefault="00BF32AA" w:rsidP="00BF32AA">
      <w:pPr>
        <w:rPr>
          <w:rFonts w:ascii="Times New Roman" w:hAnsi="Times New Roman" w:cs="Times New Roman"/>
          <w:sz w:val="24"/>
          <w:szCs w:val="24"/>
        </w:rPr>
      </w:pPr>
      <w:r>
        <w:rPr>
          <w:lang w:val="de-DE"/>
        </w:rPr>
        <w:t xml:space="preserve">Diese teilen sich </w:t>
      </w:r>
      <w:r w:rsidRPr="00E11AB5">
        <w:t xml:space="preserve">auf in </w:t>
      </w:r>
      <w:proofErr w:type="spellStart"/>
      <w:r w:rsidR="005A31CE">
        <w:t>ein</w:t>
      </w:r>
      <w:proofErr w:type="spellEnd"/>
      <w:r w:rsidR="005A31CE">
        <w:t xml:space="preserve"> </w:t>
      </w:r>
      <w:proofErr w:type="spellStart"/>
      <w:r w:rsidR="005A31CE">
        <w:t>bis</w:t>
      </w:r>
      <w:proofErr w:type="spellEnd"/>
      <w:r w:rsidR="005A31CE">
        <w:t xml:space="preserve"> </w:t>
      </w:r>
      <w:proofErr w:type="spellStart"/>
      <w:r w:rsidR="005A31CE">
        <w:t>zwei</w:t>
      </w:r>
      <w:proofErr w:type="spellEnd"/>
      <w:r w:rsidR="00965069" w:rsidRPr="00E11AB5">
        <w:rPr>
          <w:lang w:val="de-DE"/>
        </w:rPr>
        <w:t xml:space="preserve"> </w:t>
      </w:r>
      <w:proofErr w:type="spellStart"/>
      <w:r w:rsidRPr="00E11AB5">
        <w:t>Astronauten</w:t>
      </w:r>
      <w:proofErr w:type="spellEnd"/>
      <w:r w:rsidRPr="00E11AB5">
        <w:t xml:space="preserve"> und</w:t>
      </w:r>
      <w:r w:rsidR="00965069" w:rsidRPr="00E11AB5">
        <w:rPr>
          <w:lang w:val="de-DE"/>
        </w:rPr>
        <w:t xml:space="preserve"> </w:t>
      </w:r>
      <w:r w:rsidR="005A31CE">
        <w:rPr>
          <w:lang w:val="de-DE"/>
        </w:rPr>
        <w:t>ein</w:t>
      </w:r>
      <w:r w:rsidR="00E11AB5">
        <w:t xml:space="preserve"> </w:t>
      </w:r>
      <w:r w:rsidR="00965069" w:rsidRPr="00E11AB5">
        <w:t>Alien.</w:t>
      </w:r>
    </w:p>
    <w:p w14:paraId="65D62058" w14:textId="77777777" w:rsidR="00965069" w:rsidRPr="00251237" w:rsidRDefault="00965069" w:rsidP="00251237">
      <w:pPr>
        <w:pStyle w:val="berschrift2"/>
      </w:pPr>
      <w:bookmarkStart w:id="8" w:name="_Toc396214931"/>
      <w:bookmarkStart w:id="9" w:name="_Toc396336764"/>
      <w:proofErr w:type="spellStart"/>
      <w:r w:rsidRPr="00251237">
        <w:rPr>
          <w:rStyle w:val="Fett"/>
          <w:b/>
          <w:bCs/>
        </w:rPr>
        <w:t>Spielerrollen</w:t>
      </w:r>
      <w:bookmarkEnd w:id="8"/>
      <w:bookmarkEnd w:id="9"/>
      <w:proofErr w:type="spellEnd"/>
    </w:p>
    <w:p w14:paraId="62A3CF32" w14:textId="77777777" w:rsidR="00965069" w:rsidRPr="00251237" w:rsidRDefault="00965069" w:rsidP="00251237">
      <w:pPr>
        <w:pStyle w:val="berschrift3"/>
      </w:pPr>
      <w:bookmarkStart w:id="10" w:name="_Toc396214932"/>
      <w:bookmarkStart w:id="11" w:name="_Toc396336765"/>
      <w:proofErr w:type="spellStart"/>
      <w:r w:rsidRPr="00251237">
        <w:rPr>
          <w:rStyle w:val="Fett"/>
          <w:b/>
          <w:bCs/>
        </w:rPr>
        <w:t>Astronauten</w:t>
      </w:r>
      <w:bookmarkEnd w:id="10"/>
      <w:bookmarkEnd w:id="11"/>
      <w:proofErr w:type="spellEnd"/>
    </w:p>
    <w:p w14:paraId="41509B56" w14:textId="77777777" w:rsidR="00965069" w:rsidRPr="00A34FD6" w:rsidRDefault="00965069" w:rsidP="00251237">
      <w:pPr>
        <w:rPr>
          <w:lang w:val="de-DE"/>
        </w:rPr>
      </w:pPr>
      <w:r w:rsidRPr="00A34FD6">
        <w:rPr>
          <w:lang w:val="de-DE"/>
        </w:rPr>
        <w:t xml:space="preserve">Die Astronauten werden aus der Egoperspektive gespielt. Sie durchlaufen während des Spiels die Raumstation und haben </w:t>
      </w:r>
      <w:r w:rsidR="008270D6">
        <w:rPr>
          <w:lang w:val="de-DE"/>
        </w:rPr>
        <w:t>als</w:t>
      </w:r>
      <w:r w:rsidRPr="00A34FD6">
        <w:rPr>
          <w:lang w:val="de-DE"/>
        </w:rPr>
        <w:t xml:space="preserve"> Hauptziel ins Kontrollzentrum zu gelangen und den Zentralcomputer zu </w:t>
      </w:r>
      <w:r w:rsidR="006658E6">
        <w:rPr>
          <w:lang w:val="de-DE"/>
        </w:rPr>
        <w:t>zerstören</w:t>
      </w:r>
      <w:r w:rsidRPr="00A34FD6">
        <w:rPr>
          <w:lang w:val="de-DE"/>
        </w:rPr>
        <w:t xml:space="preserve">. Auf </w:t>
      </w:r>
      <w:r w:rsidR="006658E6">
        <w:rPr>
          <w:lang w:val="de-DE"/>
        </w:rPr>
        <w:t>i</w:t>
      </w:r>
      <w:r w:rsidRPr="00A34FD6">
        <w:rPr>
          <w:lang w:val="de-DE"/>
        </w:rPr>
        <w:t>hrem Weg zum Kontrollzentrum müssen sie die Raumstation reparieren und da</w:t>
      </w:r>
      <w:r w:rsidR="006658E6">
        <w:rPr>
          <w:lang w:val="de-DE"/>
        </w:rPr>
        <w:t xml:space="preserve">bei verschiedene Rätsel lösen (siehe Abschnitt </w:t>
      </w:r>
      <w:r w:rsidR="006658E6">
        <w:rPr>
          <w:lang w:val="de-DE"/>
        </w:rPr>
        <w:fldChar w:fldCharType="begin"/>
      </w:r>
      <w:r w:rsidR="006658E6">
        <w:rPr>
          <w:lang w:val="de-DE"/>
        </w:rPr>
        <w:instrText xml:space="preserve"> REF _Ref396325952 \h </w:instrText>
      </w:r>
      <w:r w:rsidR="006658E6">
        <w:rPr>
          <w:lang w:val="de-DE"/>
        </w:rPr>
      </w:r>
      <w:r w:rsidR="006658E6">
        <w:rPr>
          <w:lang w:val="de-DE"/>
        </w:rPr>
        <w:fldChar w:fldCharType="separate"/>
      </w:r>
      <w:r w:rsidR="006658E6" w:rsidRPr="004D16E1">
        <w:rPr>
          <w:lang w:val="de-DE"/>
        </w:rPr>
        <w:t>Rätsel</w:t>
      </w:r>
      <w:r w:rsidR="006658E6">
        <w:rPr>
          <w:lang w:val="de-DE"/>
        </w:rPr>
        <w:fldChar w:fldCharType="end"/>
      </w:r>
      <w:r w:rsidRPr="00A34FD6">
        <w:rPr>
          <w:lang w:val="de-DE"/>
        </w:rPr>
        <w:t>).</w:t>
      </w:r>
    </w:p>
    <w:p w14:paraId="4C641AD7" w14:textId="77777777" w:rsidR="00965069" w:rsidRPr="00251237" w:rsidRDefault="00965069" w:rsidP="00251237">
      <w:pPr>
        <w:pStyle w:val="berschrift3"/>
      </w:pPr>
      <w:bookmarkStart w:id="12" w:name="_Toc396214933"/>
      <w:bookmarkStart w:id="13" w:name="_Toc396336766"/>
      <w:r w:rsidRPr="00251237">
        <w:rPr>
          <w:rStyle w:val="Fett"/>
          <w:b/>
          <w:bCs/>
        </w:rPr>
        <w:t>Alien</w:t>
      </w:r>
      <w:bookmarkEnd w:id="12"/>
      <w:bookmarkEnd w:id="13"/>
    </w:p>
    <w:p w14:paraId="376699D3" w14:textId="77777777" w:rsidR="008270D6" w:rsidRDefault="00965069" w:rsidP="00251237">
      <w:pPr>
        <w:rPr>
          <w:lang w:val="de-DE"/>
        </w:rPr>
      </w:pPr>
      <w:r w:rsidRPr="00A34FD6">
        <w:rPr>
          <w:lang w:val="de-DE"/>
        </w:rPr>
        <w:t xml:space="preserve">Der Spieler, der das Alien kontrolliert, hat eine Sicht von oben auf das Spiel und agiert über den Zentralcomputer und gespawnte Kampfaliens. </w:t>
      </w:r>
    </w:p>
    <w:p w14:paraId="762806D2" w14:textId="77777777" w:rsidR="00965069" w:rsidRPr="00A34FD6" w:rsidRDefault="00965069" w:rsidP="00251237">
      <w:pPr>
        <w:rPr>
          <w:lang w:val="de-DE"/>
        </w:rPr>
      </w:pPr>
      <w:r w:rsidRPr="00A34FD6">
        <w:rPr>
          <w:lang w:val="de-DE"/>
        </w:rPr>
        <w:t xml:space="preserve">Das Alien kontrolliert den Zentralcomputer und kann </w:t>
      </w:r>
      <w:r w:rsidR="006658E6">
        <w:rPr>
          <w:lang w:val="de-DE"/>
        </w:rPr>
        <w:t>dadurch</w:t>
      </w:r>
      <w:r w:rsidRPr="00A34FD6">
        <w:rPr>
          <w:lang w:val="de-DE"/>
        </w:rPr>
        <w:t xml:space="preserve"> die Ringe der Raumstation verschieben. Dies geschieht jedoch nicht beliebig. Zu Beginn des Spiels erhält der</w:t>
      </w:r>
      <w:r w:rsidR="006658E6">
        <w:rPr>
          <w:lang w:val="de-DE"/>
        </w:rPr>
        <w:t xml:space="preserve"> Alienspieler einen Rotationsgutschein, alle fünf</w:t>
      </w:r>
      <w:r w:rsidRPr="00A34FD6">
        <w:rPr>
          <w:lang w:val="de-DE"/>
        </w:rPr>
        <w:t xml:space="preserve"> Mi</w:t>
      </w:r>
      <w:r w:rsidR="006658E6">
        <w:rPr>
          <w:lang w:val="de-DE"/>
        </w:rPr>
        <w:t>nuten erhöht sich die Anzahl um e</w:t>
      </w:r>
      <w:r w:rsidRPr="00A34FD6">
        <w:rPr>
          <w:lang w:val="de-DE"/>
        </w:rPr>
        <w:t>ins. Das Alien ha</w:t>
      </w:r>
      <w:r w:rsidR="006658E6">
        <w:rPr>
          <w:lang w:val="de-DE"/>
        </w:rPr>
        <w:t>t ebenfalls die Möglichkeit in den Abschnitten den Strom an- und auszu</w:t>
      </w:r>
      <w:r w:rsidRPr="00A34FD6">
        <w:rPr>
          <w:lang w:val="de-DE"/>
        </w:rPr>
        <w:t>schalten, um den Astronauten das Vorankommen zu erschweren. Hierfür erhält der Spieler zu Beginn ebenfalls eine</w:t>
      </w:r>
      <w:r w:rsidR="006658E6">
        <w:rPr>
          <w:lang w:val="de-DE"/>
        </w:rPr>
        <w:t xml:space="preserve">n </w:t>
      </w:r>
      <w:r w:rsidR="008270D6">
        <w:rPr>
          <w:lang w:val="de-DE"/>
        </w:rPr>
        <w:t>Stromgutscheine</w:t>
      </w:r>
      <w:r w:rsidR="006658E6">
        <w:rPr>
          <w:lang w:val="de-DE"/>
        </w:rPr>
        <w:t xml:space="preserve">, alle drei </w:t>
      </w:r>
      <w:r w:rsidRPr="00A34FD6">
        <w:rPr>
          <w:lang w:val="de-DE"/>
        </w:rPr>
        <w:t xml:space="preserve">Minute erhöht sich </w:t>
      </w:r>
      <w:r w:rsidR="008270D6">
        <w:rPr>
          <w:lang w:val="de-DE"/>
        </w:rPr>
        <w:t xml:space="preserve">auch hier </w:t>
      </w:r>
      <w:r w:rsidR="006658E6">
        <w:rPr>
          <w:lang w:val="de-DE"/>
        </w:rPr>
        <w:t>die Anzahl um e</w:t>
      </w:r>
      <w:r w:rsidRPr="00A34FD6">
        <w:rPr>
          <w:lang w:val="de-DE"/>
        </w:rPr>
        <w:t>ins. Beide Gutscheintypen sind auf eine maximale Anzahl begrenzt. Das Alien kann kleine Kampfaliens spawnen und diese k</w:t>
      </w:r>
      <w:r w:rsidR="008270D6">
        <w:rPr>
          <w:lang w:val="de-DE"/>
        </w:rPr>
        <w:t>ontrollieren, wobei maximal</w:t>
      </w:r>
      <w:r w:rsidRPr="00A34FD6">
        <w:rPr>
          <w:lang w:val="de-DE"/>
        </w:rPr>
        <w:t xml:space="preserve"> 20 Aliens im Spiel sein können. Zu Beginn des Spiels kann der Spieler zunächst nur </w:t>
      </w:r>
      <w:r w:rsidR="006658E6">
        <w:rPr>
          <w:lang w:val="de-DE"/>
        </w:rPr>
        <w:t>zwei</w:t>
      </w:r>
      <w:r w:rsidRPr="00A34FD6">
        <w:rPr>
          <w:lang w:val="de-DE"/>
        </w:rPr>
        <w:t xml:space="preserve"> Aliens spawnen, mit jeder verstrichenen Minute erhält er ein weiteres verfügbares </w:t>
      </w:r>
      <w:r w:rsidR="006658E6">
        <w:rPr>
          <w:lang w:val="de-DE"/>
        </w:rPr>
        <w:t>Kampfalien</w:t>
      </w:r>
      <w:r w:rsidRPr="00A34FD6">
        <w:rPr>
          <w:lang w:val="de-DE"/>
        </w:rPr>
        <w:t>, das er spawnen könnte.</w:t>
      </w:r>
    </w:p>
    <w:p w14:paraId="789A97F4" w14:textId="77777777" w:rsidR="008270D6" w:rsidRPr="00251237" w:rsidRDefault="00965069" w:rsidP="00251237">
      <w:pPr>
        <w:rPr>
          <w:lang w:val="de-DE"/>
        </w:rPr>
      </w:pPr>
      <w:r w:rsidRPr="00A34FD6">
        <w:rPr>
          <w:lang w:val="de-DE"/>
        </w:rPr>
        <w:t>Das Alien kann die Kampfaliens aktiv steuern, indem es die gewünschten Einheiten selektiert und zu bestimmten Punkten laufen lässt oder einen Angriff initiiert.</w:t>
      </w:r>
    </w:p>
    <w:p w14:paraId="5DC45A9C" w14:textId="77777777" w:rsidR="009C74E5" w:rsidRDefault="009C74E5">
      <w:pPr>
        <w:rPr>
          <w:rStyle w:val="Fett"/>
          <w:rFonts w:asciiTheme="majorHAnsi" w:eastAsiaTheme="majorEastAsia" w:hAnsiTheme="majorHAnsi" w:cstheme="majorBidi"/>
          <w:sz w:val="32"/>
          <w:szCs w:val="28"/>
          <w:lang w:val="de-DE"/>
        </w:rPr>
      </w:pPr>
      <w:bookmarkStart w:id="14" w:name="_Toc396214934"/>
      <w:r>
        <w:rPr>
          <w:rStyle w:val="Fett"/>
          <w:b w:val="0"/>
          <w:bCs w:val="0"/>
          <w:lang w:val="de-DE"/>
        </w:rPr>
        <w:br w:type="page"/>
      </w:r>
    </w:p>
    <w:p w14:paraId="50D4ECF6" w14:textId="77777777" w:rsidR="00965069" w:rsidRPr="00A34FD6" w:rsidRDefault="00965069" w:rsidP="00251237">
      <w:pPr>
        <w:pStyle w:val="berschrift1"/>
        <w:rPr>
          <w:lang w:val="de-DE"/>
        </w:rPr>
      </w:pPr>
      <w:bookmarkStart w:id="15" w:name="_Toc396336767"/>
      <w:r w:rsidRPr="00A34FD6">
        <w:rPr>
          <w:rStyle w:val="Fett"/>
          <w:b/>
          <w:bCs/>
          <w:lang w:val="de-DE"/>
        </w:rPr>
        <w:lastRenderedPageBreak/>
        <w:t>Entitäten</w:t>
      </w:r>
      <w:bookmarkEnd w:id="14"/>
      <w:bookmarkEnd w:id="15"/>
    </w:p>
    <w:p w14:paraId="13936E7D" w14:textId="77777777" w:rsidR="00965069" w:rsidRPr="00A34FD6" w:rsidRDefault="00965069" w:rsidP="00251237">
      <w:pPr>
        <w:pStyle w:val="berschrift2"/>
        <w:rPr>
          <w:lang w:val="de-DE"/>
        </w:rPr>
      </w:pPr>
      <w:bookmarkStart w:id="16" w:name="_Toc396336768"/>
      <w:r w:rsidRPr="00A34FD6">
        <w:rPr>
          <w:rStyle w:val="Fett"/>
          <w:b/>
          <w:bCs/>
          <w:szCs w:val="20"/>
          <w:lang w:val="de-DE"/>
        </w:rPr>
        <w:t>Zentralcomputer</w:t>
      </w:r>
      <w:bookmarkEnd w:id="16"/>
    </w:p>
    <w:p w14:paraId="1A027213" w14:textId="77777777" w:rsidR="00965069" w:rsidRPr="00A34FD6" w:rsidRDefault="00965069" w:rsidP="00251237">
      <w:pPr>
        <w:rPr>
          <w:lang w:val="de-DE"/>
        </w:rPr>
      </w:pPr>
      <w:r w:rsidRPr="00A34FD6">
        <w:rPr>
          <w:lang w:val="de-DE"/>
        </w:rPr>
        <w:t xml:space="preserve">Der Zentralcomputer ist das Herzstück der Raumstation. Über ihn kann die Position der Ringe kontrolliert werden </w:t>
      </w:r>
      <w:r w:rsidR="008270D6">
        <w:rPr>
          <w:lang w:val="de-DE"/>
        </w:rPr>
        <w:t xml:space="preserve">und es gibt die Möglichkeit das Licht in den unterschiedlichen Sektoren </w:t>
      </w:r>
      <w:r w:rsidR="009C74E5">
        <w:rPr>
          <w:lang w:val="de-DE"/>
        </w:rPr>
        <w:br/>
        <w:t>an- und aus</w:t>
      </w:r>
      <w:r w:rsidR="008270D6">
        <w:rPr>
          <w:lang w:val="de-DE"/>
        </w:rPr>
        <w:t>schalten</w:t>
      </w:r>
      <w:r w:rsidRPr="00A34FD6">
        <w:rPr>
          <w:lang w:val="de-DE"/>
        </w:rPr>
        <w:t>.</w:t>
      </w:r>
    </w:p>
    <w:p w14:paraId="6ADF135F" w14:textId="77777777" w:rsidR="00965069" w:rsidRPr="00A34FD6" w:rsidRDefault="00965069" w:rsidP="00251237">
      <w:pPr>
        <w:pStyle w:val="berschrift2"/>
        <w:rPr>
          <w:lang w:val="de-DE"/>
        </w:rPr>
      </w:pPr>
      <w:bookmarkStart w:id="17" w:name="_Toc396336769"/>
      <w:r w:rsidRPr="00A34FD6">
        <w:rPr>
          <w:rStyle w:val="Fett"/>
          <w:b/>
          <w:bCs/>
          <w:szCs w:val="20"/>
          <w:lang w:val="de-DE"/>
        </w:rPr>
        <w:t>Terminals</w:t>
      </w:r>
      <w:bookmarkEnd w:id="17"/>
    </w:p>
    <w:p w14:paraId="0AF726DD" w14:textId="77777777" w:rsidR="00965069" w:rsidRPr="00A34FD6" w:rsidRDefault="009C74E5" w:rsidP="00251237">
      <w:pPr>
        <w:rPr>
          <w:lang w:val="de-DE"/>
        </w:rPr>
      </w:pPr>
      <w:r>
        <w:rPr>
          <w:lang w:val="de-DE"/>
        </w:rPr>
        <w:t>Terminals dienen zur Übersicht und z</w:t>
      </w:r>
      <w:r w:rsidR="00965069" w:rsidRPr="00A34FD6">
        <w:rPr>
          <w:lang w:val="de-DE"/>
        </w:rPr>
        <w:t xml:space="preserve">ur Kontrolle des Zentralcomputers. Sie sind an verschiedenen Stellen auf der Raumstation verteilt. Über diese Terminals ist es möglich, die aktuelle Position der Ringe anzeigen zu lassen. </w:t>
      </w:r>
      <w:r>
        <w:rPr>
          <w:lang w:val="de-DE"/>
        </w:rPr>
        <w:t>D</w:t>
      </w:r>
      <w:r w:rsidR="00965069" w:rsidRPr="00A34FD6">
        <w:rPr>
          <w:lang w:val="de-DE"/>
        </w:rPr>
        <w:t xml:space="preserve">ie Ringe </w:t>
      </w:r>
      <w:r>
        <w:rPr>
          <w:lang w:val="de-DE"/>
        </w:rPr>
        <w:t xml:space="preserve">lassen sich </w:t>
      </w:r>
      <w:r w:rsidR="00965069" w:rsidRPr="00A34FD6">
        <w:rPr>
          <w:lang w:val="de-DE"/>
        </w:rPr>
        <w:t>über gelöste Rätsel oder die Eingabe eines</w:t>
      </w:r>
      <w:r w:rsidR="008270D6">
        <w:rPr>
          <w:lang w:val="de-DE"/>
        </w:rPr>
        <w:t xml:space="preserve"> </w:t>
      </w:r>
      <w:r w:rsidR="00965069" w:rsidRPr="00A34FD6">
        <w:rPr>
          <w:lang w:val="de-DE"/>
        </w:rPr>
        <w:t>festgelegten Sicherheitscodes bewegen</w:t>
      </w:r>
      <w:r>
        <w:rPr>
          <w:lang w:val="de-DE"/>
        </w:rPr>
        <w:t xml:space="preserve"> werden. Die Rätsel</w:t>
      </w:r>
      <w:r w:rsidR="00965069" w:rsidRPr="00A34FD6">
        <w:rPr>
          <w:lang w:val="de-DE"/>
        </w:rPr>
        <w:t xml:space="preserve"> </w:t>
      </w:r>
      <w:r>
        <w:rPr>
          <w:lang w:val="de-DE"/>
        </w:rPr>
        <w:t xml:space="preserve">werden auf </w:t>
      </w:r>
      <w:r w:rsidR="00965069" w:rsidRPr="00A34FD6">
        <w:rPr>
          <w:lang w:val="de-DE"/>
        </w:rPr>
        <w:t xml:space="preserve">den Terminals angezeigt und </w:t>
      </w:r>
      <w:r>
        <w:rPr>
          <w:lang w:val="de-DE"/>
        </w:rPr>
        <w:t xml:space="preserve">müssen dort </w:t>
      </w:r>
      <w:r w:rsidR="00965069" w:rsidRPr="00A34FD6">
        <w:rPr>
          <w:lang w:val="de-DE"/>
        </w:rPr>
        <w:t>gelöst werden.</w:t>
      </w:r>
      <w:r w:rsidR="008270D6">
        <w:rPr>
          <w:lang w:val="de-DE"/>
        </w:rPr>
        <w:t xml:space="preserve"> Wird ein Rätsel erfolgreich gelöst, haben die Astronauten nun die Mögli</w:t>
      </w:r>
      <w:r w:rsidR="00C67F05">
        <w:rPr>
          <w:lang w:val="de-DE"/>
        </w:rPr>
        <w:t>chkeit die Ringe zu bewegen und</w:t>
      </w:r>
      <w:r w:rsidR="008270D6">
        <w:rPr>
          <w:lang w:val="de-DE"/>
        </w:rPr>
        <w:t xml:space="preserve"> das Licht </w:t>
      </w:r>
      <w:r>
        <w:rPr>
          <w:lang w:val="de-DE"/>
        </w:rPr>
        <w:t xml:space="preserve">in der aktuellen Sektorgruppe </w:t>
      </w:r>
      <w:r w:rsidR="008270D6">
        <w:rPr>
          <w:lang w:val="de-DE"/>
        </w:rPr>
        <w:t xml:space="preserve">wieder einzuschalten. </w:t>
      </w:r>
    </w:p>
    <w:p w14:paraId="469AAFCC" w14:textId="77777777" w:rsidR="00965069" w:rsidRPr="00A34FD6" w:rsidRDefault="00965069" w:rsidP="00251237">
      <w:pPr>
        <w:pStyle w:val="berschrift2"/>
        <w:rPr>
          <w:lang w:val="de-DE"/>
        </w:rPr>
      </w:pPr>
      <w:bookmarkStart w:id="18" w:name="_Toc396214935"/>
      <w:bookmarkStart w:id="19" w:name="_Toc396336770"/>
      <w:r w:rsidRPr="00A34FD6">
        <w:rPr>
          <w:rStyle w:val="Fett"/>
          <w:b/>
          <w:bCs/>
          <w:szCs w:val="20"/>
          <w:lang w:val="de-DE"/>
        </w:rPr>
        <w:t>Kampfaliens</w:t>
      </w:r>
      <w:bookmarkEnd w:id="18"/>
      <w:bookmarkEnd w:id="19"/>
    </w:p>
    <w:p w14:paraId="3756F1D6" w14:textId="77777777" w:rsidR="00A34FD6" w:rsidRPr="00F72FB6" w:rsidRDefault="00965069" w:rsidP="00F72FB6">
      <w:pPr>
        <w:rPr>
          <w:lang w:val="de-DE"/>
        </w:rPr>
      </w:pPr>
      <w:r w:rsidRPr="00A34FD6">
        <w:rPr>
          <w:lang w:val="de-DE"/>
        </w:rPr>
        <w:t xml:space="preserve">Kampfaliens werden vom Alien gespawnt und kontrolliert. Sie sind mit Waffen ausgerüstet und haben es zur Aufgabe, die Astronauten anzugreifen und wenn möglich zu verhindern, dass diese das Kontrollzentrum erreichen. Es gibt diverse </w:t>
      </w:r>
      <w:r w:rsidR="00C67F05">
        <w:rPr>
          <w:lang w:val="de-DE"/>
        </w:rPr>
        <w:t>Befehle</w:t>
      </w:r>
      <w:r w:rsidRPr="00A34FD6">
        <w:rPr>
          <w:lang w:val="de-DE"/>
        </w:rPr>
        <w:t>, die ein Kampfalien ausführen</w:t>
      </w:r>
      <w:r w:rsidR="00C67F05">
        <w:rPr>
          <w:lang w:val="de-DE"/>
        </w:rPr>
        <w:t xml:space="preserve"> kann. Zu Beginn ist es passiv</w:t>
      </w:r>
      <w:r w:rsidRPr="00A34FD6">
        <w:rPr>
          <w:lang w:val="de-DE"/>
        </w:rPr>
        <w:t>, d.h. es wartet darauf, dass</w:t>
      </w:r>
      <w:r w:rsidR="00C67F05">
        <w:rPr>
          <w:lang w:val="de-DE"/>
        </w:rPr>
        <w:t xml:space="preserve"> sich ein Astronaut in einen bestimmten Radius nähert</w:t>
      </w:r>
      <w:r w:rsidRPr="00A34FD6">
        <w:rPr>
          <w:lang w:val="de-DE"/>
        </w:rPr>
        <w:t>. Sobald ein Astronaut nahe genug an das Kampfalien herangetreten ist, greift das</w:t>
      </w:r>
      <w:r w:rsidR="00C67F05">
        <w:rPr>
          <w:lang w:val="de-DE"/>
        </w:rPr>
        <w:t xml:space="preserve"> Kampfalien die Astronauten an</w:t>
      </w:r>
      <w:r w:rsidRPr="00A34FD6">
        <w:rPr>
          <w:lang w:val="de-DE"/>
        </w:rPr>
        <w:t xml:space="preserve">. Der Alienspieler kann den Angriff der Kampfaliens auch von Hand initiieren, genauso </w:t>
      </w:r>
      <w:r w:rsidR="00C67F05">
        <w:rPr>
          <w:lang w:val="de-DE"/>
        </w:rPr>
        <w:t xml:space="preserve">kann er </w:t>
      </w:r>
      <w:r w:rsidRPr="00A34FD6">
        <w:rPr>
          <w:lang w:val="de-DE"/>
        </w:rPr>
        <w:t>ein Kampfalien (oder eine Gruppe) zu einem bestimmten Punkt navigieren</w:t>
      </w:r>
      <w:r w:rsidR="00C67F05">
        <w:rPr>
          <w:lang w:val="de-DE"/>
        </w:rPr>
        <w:t xml:space="preserve"> oder auf vordefinierten Routen patrouillieren lassen</w:t>
      </w:r>
      <w:r w:rsidRPr="00A34FD6">
        <w:rPr>
          <w:lang w:val="de-DE"/>
        </w:rPr>
        <w:t>.</w:t>
      </w:r>
    </w:p>
    <w:p w14:paraId="1D887895" w14:textId="77777777" w:rsidR="00965069" w:rsidRPr="00A34FD6" w:rsidRDefault="00965069" w:rsidP="00251237">
      <w:pPr>
        <w:pStyle w:val="berschrift1"/>
        <w:rPr>
          <w:lang w:val="de-DE"/>
        </w:rPr>
      </w:pPr>
      <w:bookmarkStart w:id="20" w:name="_Toc396214936"/>
      <w:bookmarkStart w:id="21" w:name="_Toc396336771"/>
      <w:r w:rsidRPr="00A34FD6">
        <w:rPr>
          <w:rStyle w:val="Fett"/>
          <w:b/>
          <w:bCs/>
          <w:lang w:val="de-DE"/>
        </w:rPr>
        <w:t>Ablauf des Spiels</w:t>
      </w:r>
      <w:bookmarkEnd w:id="20"/>
      <w:bookmarkEnd w:id="21"/>
    </w:p>
    <w:p w14:paraId="1786BDCE" w14:textId="77777777" w:rsidR="00965069" w:rsidRPr="00251237" w:rsidRDefault="00965069" w:rsidP="00251237">
      <w:r w:rsidRPr="00A34FD6">
        <w:rPr>
          <w:lang w:val="de-DE"/>
        </w:rPr>
        <w:t xml:space="preserve">Das Spiel beginnt damit, dass die Astronauten durch den Zentralcomputer aus dem kryogenischen Schlaf geweckt werden. Sie starten also </w:t>
      </w:r>
      <w:r w:rsidR="00C67F05">
        <w:rPr>
          <w:lang w:val="de-DE"/>
        </w:rPr>
        <w:t xml:space="preserve">im Aufwachraum </w:t>
      </w:r>
      <w:r w:rsidRPr="00A34FD6">
        <w:rPr>
          <w:lang w:val="de-DE"/>
        </w:rPr>
        <w:t xml:space="preserve">und ihnen wird langsam das Chaos um sie herum bewusst. Sie laufen nun von Raum zu Raum und reparieren dabei die </w:t>
      </w:r>
      <w:proofErr w:type="spellStart"/>
      <w:r w:rsidRPr="00251237">
        <w:t>Raumstation</w:t>
      </w:r>
      <w:proofErr w:type="spellEnd"/>
      <w:r w:rsidRPr="00251237">
        <w:t xml:space="preserve">. Die </w:t>
      </w:r>
      <w:proofErr w:type="spellStart"/>
      <w:r w:rsidRPr="00251237">
        <w:t>Reparatur</w:t>
      </w:r>
      <w:proofErr w:type="spellEnd"/>
      <w:r w:rsidRPr="00251237">
        <w:t xml:space="preserve"> </w:t>
      </w:r>
      <w:proofErr w:type="spellStart"/>
      <w:r w:rsidRPr="00251237">
        <w:t>besteht</w:t>
      </w:r>
      <w:proofErr w:type="spellEnd"/>
      <w:r w:rsidRPr="00251237">
        <w:t xml:space="preserve"> </w:t>
      </w:r>
      <w:proofErr w:type="spellStart"/>
      <w:r w:rsidRPr="00251237">
        <w:t>aus</w:t>
      </w:r>
      <w:proofErr w:type="spellEnd"/>
      <w:r w:rsidRPr="00251237">
        <w:t xml:space="preserve"> </w:t>
      </w:r>
      <w:proofErr w:type="spellStart"/>
      <w:r w:rsidRPr="00251237">
        <w:t>Aufgaben</w:t>
      </w:r>
      <w:proofErr w:type="spellEnd"/>
      <w:r w:rsidRPr="00251237">
        <w:t xml:space="preserve">, </w:t>
      </w:r>
      <w:proofErr w:type="spellStart"/>
      <w:r w:rsidRPr="00251237">
        <w:t>wie</w:t>
      </w:r>
      <w:proofErr w:type="spellEnd"/>
      <w:r w:rsidRPr="00251237">
        <w:t xml:space="preserve"> </w:t>
      </w:r>
      <w:proofErr w:type="spellStart"/>
      <w:r w:rsidRPr="00251237">
        <w:t>zum</w:t>
      </w:r>
      <w:proofErr w:type="spellEnd"/>
      <w:r w:rsidRPr="00251237">
        <w:t xml:space="preserve"> </w:t>
      </w:r>
      <w:proofErr w:type="spellStart"/>
      <w:r w:rsidRPr="00251237">
        <w:t>Beispiel</w:t>
      </w:r>
      <w:proofErr w:type="spellEnd"/>
      <w:r w:rsidRPr="00251237">
        <w:t>:</w:t>
      </w:r>
    </w:p>
    <w:p w14:paraId="272C3ADD" w14:textId="77777777" w:rsidR="00251237" w:rsidRDefault="00965069" w:rsidP="00086DF0">
      <w:pPr>
        <w:pStyle w:val="Listenabsatz"/>
        <w:numPr>
          <w:ilvl w:val="0"/>
          <w:numId w:val="4"/>
        </w:numPr>
        <w:spacing w:line="360" w:lineRule="auto"/>
      </w:pPr>
      <w:proofErr w:type="spellStart"/>
      <w:r w:rsidRPr="00A34FD6">
        <w:t>Blockierte</w:t>
      </w:r>
      <w:proofErr w:type="spellEnd"/>
      <w:r w:rsidRPr="00A34FD6">
        <w:t xml:space="preserve"> </w:t>
      </w:r>
      <w:proofErr w:type="spellStart"/>
      <w:r w:rsidRPr="00A34FD6">
        <w:t>Türen</w:t>
      </w:r>
      <w:proofErr w:type="spellEnd"/>
      <w:r w:rsidRPr="00A34FD6">
        <w:t xml:space="preserve"> </w:t>
      </w:r>
      <w:proofErr w:type="spellStart"/>
      <w:r w:rsidRPr="00A34FD6">
        <w:t>freigeben</w:t>
      </w:r>
      <w:proofErr w:type="spellEnd"/>
    </w:p>
    <w:p w14:paraId="66DAFE82" w14:textId="77777777" w:rsidR="00251237" w:rsidRDefault="00965069" w:rsidP="00086DF0">
      <w:pPr>
        <w:pStyle w:val="Listenabsatz"/>
        <w:numPr>
          <w:ilvl w:val="0"/>
          <w:numId w:val="4"/>
        </w:numPr>
        <w:spacing w:line="360" w:lineRule="auto"/>
      </w:pPr>
      <w:proofErr w:type="spellStart"/>
      <w:r w:rsidRPr="00A34FD6">
        <w:t>Fehlende</w:t>
      </w:r>
      <w:proofErr w:type="spellEnd"/>
      <w:r w:rsidRPr="00A34FD6">
        <w:t xml:space="preserve"> </w:t>
      </w:r>
      <w:proofErr w:type="spellStart"/>
      <w:r w:rsidRPr="00A34FD6">
        <w:t>Sicherungen</w:t>
      </w:r>
      <w:proofErr w:type="spellEnd"/>
      <w:r w:rsidRPr="00A34FD6">
        <w:t xml:space="preserve"> in </w:t>
      </w:r>
      <w:proofErr w:type="spellStart"/>
      <w:r w:rsidRPr="00A34FD6">
        <w:t>Stromkästen</w:t>
      </w:r>
      <w:proofErr w:type="spellEnd"/>
      <w:r w:rsidRPr="00A34FD6">
        <w:t xml:space="preserve"> </w:t>
      </w:r>
      <w:proofErr w:type="spellStart"/>
      <w:r w:rsidRPr="00A34FD6">
        <w:t>erneuern</w:t>
      </w:r>
      <w:proofErr w:type="spellEnd"/>
    </w:p>
    <w:p w14:paraId="7A62B357" w14:textId="77777777" w:rsidR="00251237" w:rsidRDefault="00965069" w:rsidP="00086DF0">
      <w:pPr>
        <w:pStyle w:val="Listenabsatz"/>
        <w:numPr>
          <w:ilvl w:val="0"/>
          <w:numId w:val="4"/>
        </w:numPr>
        <w:spacing w:line="360" w:lineRule="auto"/>
      </w:pPr>
      <w:proofErr w:type="spellStart"/>
      <w:r w:rsidRPr="00A34FD6">
        <w:t>Getrennte</w:t>
      </w:r>
      <w:proofErr w:type="spellEnd"/>
      <w:r w:rsidRPr="00A34FD6">
        <w:t xml:space="preserve"> </w:t>
      </w:r>
      <w:proofErr w:type="spellStart"/>
      <w:r w:rsidR="00C67F05">
        <w:t>Kabel</w:t>
      </w:r>
      <w:proofErr w:type="spellEnd"/>
      <w:r w:rsidRPr="00A34FD6">
        <w:t xml:space="preserve"> </w:t>
      </w:r>
      <w:proofErr w:type="spellStart"/>
      <w:r w:rsidRPr="00A34FD6">
        <w:t>verbinden</w:t>
      </w:r>
      <w:proofErr w:type="spellEnd"/>
    </w:p>
    <w:p w14:paraId="378702F2" w14:textId="77777777" w:rsidR="00C67F05" w:rsidRDefault="00C67F05">
      <w:pPr>
        <w:rPr>
          <w:lang w:val="de-DE"/>
        </w:rPr>
      </w:pPr>
      <w:r>
        <w:rPr>
          <w:lang w:val="de-DE"/>
        </w:rPr>
        <w:br w:type="page"/>
      </w:r>
    </w:p>
    <w:p w14:paraId="5188DEF2" w14:textId="77777777" w:rsidR="00965069" w:rsidRPr="00251237" w:rsidRDefault="00965069" w:rsidP="00251237">
      <w:r w:rsidRPr="00251237">
        <w:rPr>
          <w:lang w:val="de-DE"/>
        </w:rPr>
        <w:lastRenderedPageBreak/>
        <w:t>Hierzu benötigen die Astronauten unterschiedliche Gegenstände, die sie an verschiedenen Stellen der Raumstation finden können, hierunter sind zum Beispiel:</w:t>
      </w:r>
    </w:p>
    <w:p w14:paraId="0ADDCC60" w14:textId="77777777" w:rsidR="00251237" w:rsidRDefault="00965069" w:rsidP="00086DF0">
      <w:pPr>
        <w:pStyle w:val="Listenabsatz"/>
        <w:numPr>
          <w:ilvl w:val="0"/>
          <w:numId w:val="3"/>
        </w:numPr>
        <w:spacing w:line="360" w:lineRule="auto"/>
      </w:pPr>
      <w:proofErr w:type="spellStart"/>
      <w:r w:rsidRPr="00A34FD6">
        <w:t>Schraubenschlüssel</w:t>
      </w:r>
      <w:proofErr w:type="spellEnd"/>
    </w:p>
    <w:p w14:paraId="79F625E9" w14:textId="77777777" w:rsidR="00251237" w:rsidRDefault="00965069" w:rsidP="00086DF0">
      <w:pPr>
        <w:pStyle w:val="Listenabsatz"/>
        <w:numPr>
          <w:ilvl w:val="0"/>
          <w:numId w:val="3"/>
        </w:numPr>
        <w:spacing w:line="360" w:lineRule="auto"/>
      </w:pPr>
      <w:proofErr w:type="spellStart"/>
      <w:r w:rsidRPr="00A34FD6">
        <w:t>Taschenlampen</w:t>
      </w:r>
      <w:proofErr w:type="spellEnd"/>
    </w:p>
    <w:p w14:paraId="73194DD5" w14:textId="77777777" w:rsidR="00251237" w:rsidRDefault="00965069" w:rsidP="00086DF0">
      <w:pPr>
        <w:pStyle w:val="Listenabsatz"/>
        <w:numPr>
          <w:ilvl w:val="0"/>
          <w:numId w:val="3"/>
        </w:numPr>
        <w:spacing w:line="360" w:lineRule="auto"/>
      </w:pPr>
      <w:proofErr w:type="spellStart"/>
      <w:r w:rsidRPr="00A34FD6">
        <w:t>Batterien</w:t>
      </w:r>
      <w:proofErr w:type="spellEnd"/>
    </w:p>
    <w:p w14:paraId="2CCBDDB0" w14:textId="77777777" w:rsidR="00251237" w:rsidRDefault="00965069" w:rsidP="00086DF0">
      <w:pPr>
        <w:pStyle w:val="Listenabsatz"/>
        <w:numPr>
          <w:ilvl w:val="0"/>
          <w:numId w:val="3"/>
        </w:numPr>
        <w:spacing w:line="360" w:lineRule="auto"/>
      </w:pPr>
      <w:proofErr w:type="spellStart"/>
      <w:r w:rsidRPr="00A34FD6">
        <w:t>Schlüsselkarten</w:t>
      </w:r>
      <w:proofErr w:type="spellEnd"/>
    </w:p>
    <w:p w14:paraId="240485C7" w14:textId="77777777" w:rsidR="00251237" w:rsidRDefault="00965069" w:rsidP="00086DF0">
      <w:pPr>
        <w:pStyle w:val="Listenabsatz"/>
        <w:numPr>
          <w:ilvl w:val="0"/>
          <w:numId w:val="3"/>
        </w:numPr>
        <w:spacing w:line="360" w:lineRule="auto"/>
      </w:pPr>
      <w:proofErr w:type="spellStart"/>
      <w:r w:rsidRPr="00A34FD6">
        <w:t>Sicherungen</w:t>
      </w:r>
      <w:proofErr w:type="spellEnd"/>
    </w:p>
    <w:p w14:paraId="5C8CD8CA" w14:textId="77777777" w:rsidR="00965069" w:rsidRPr="00A34FD6" w:rsidRDefault="00965069" w:rsidP="00251237">
      <w:pPr>
        <w:rPr>
          <w:lang w:val="de-DE"/>
        </w:rPr>
      </w:pPr>
      <w:r w:rsidRPr="00A34FD6">
        <w:rPr>
          <w:lang w:val="de-DE"/>
        </w:rPr>
        <w:t>Wenn ein Gegenstand gefunden ist, kann er daz</w:t>
      </w:r>
      <w:r w:rsidR="00C67F05">
        <w:rPr>
          <w:lang w:val="de-DE"/>
        </w:rPr>
        <w:t>u genutzt werden die Reparatur</w:t>
      </w:r>
      <w:r w:rsidRPr="00A34FD6">
        <w:rPr>
          <w:lang w:val="de-DE"/>
        </w:rPr>
        <w:t xml:space="preserve"> durchzuführen. </w:t>
      </w:r>
      <w:r w:rsidR="00C67F05">
        <w:rPr>
          <w:lang w:val="de-DE"/>
        </w:rPr>
        <w:br/>
      </w:r>
      <w:r w:rsidRPr="00A34FD6">
        <w:rPr>
          <w:lang w:val="de-DE"/>
        </w:rPr>
        <w:t>Da die Räume der Raumstation nicht alle zusammenhängend sind und es nur wenige Übergänge von einem Ring in den anderen gibt, müssen die Ringe entsprechend gedreht werden, um sich zwischen den Ringen hin</w:t>
      </w:r>
      <w:r w:rsidR="00C67F05">
        <w:rPr>
          <w:lang w:val="de-DE"/>
        </w:rPr>
        <w:t xml:space="preserve">- und </w:t>
      </w:r>
      <w:proofErr w:type="spellStart"/>
      <w:r w:rsidR="00C67F05">
        <w:rPr>
          <w:lang w:val="de-DE"/>
        </w:rPr>
        <w:t>her</w:t>
      </w:r>
      <w:r w:rsidRPr="00A34FD6">
        <w:rPr>
          <w:lang w:val="de-DE"/>
        </w:rPr>
        <w:t>bewegen</w:t>
      </w:r>
      <w:proofErr w:type="spellEnd"/>
      <w:r w:rsidRPr="00A34FD6">
        <w:rPr>
          <w:lang w:val="de-DE"/>
        </w:rPr>
        <w:t xml:space="preserve"> zu können.</w:t>
      </w:r>
    </w:p>
    <w:p w14:paraId="2265B1C0" w14:textId="77777777" w:rsidR="00965069" w:rsidRPr="00A34FD6" w:rsidRDefault="00965069" w:rsidP="00251237">
      <w:pPr>
        <w:rPr>
          <w:lang w:val="de-DE"/>
        </w:rPr>
      </w:pPr>
      <w:r w:rsidRPr="00A34FD6">
        <w:rPr>
          <w:lang w:val="de-DE"/>
        </w:rPr>
        <w:t xml:space="preserve">Damit Türen geöffnet oder die Ringposition geändert werden können, müssen die </w:t>
      </w:r>
      <w:r w:rsidR="00C67F05">
        <w:rPr>
          <w:lang w:val="de-DE"/>
        </w:rPr>
        <w:t>Astronauten andere Rätsel lösen. D</w:t>
      </w:r>
      <w:r w:rsidRPr="00A34FD6">
        <w:rPr>
          <w:lang w:val="de-DE"/>
        </w:rPr>
        <w:t xml:space="preserve">iese </w:t>
      </w:r>
      <w:r w:rsidR="00C67F05">
        <w:rPr>
          <w:lang w:val="de-DE"/>
        </w:rPr>
        <w:t xml:space="preserve">bestehen </w:t>
      </w:r>
      <w:r w:rsidRPr="00A34FD6">
        <w:rPr>
          <w:lang w:val="de-DE"/>
        </w:rPr>
        <w:t xml:space="preserve">aus Aufgaben </w:t>
      </w:r>
      <w:r w:rsidR="00C67F05">
        <w:rPr>
          <w:lang w:val="de-DE"/>
        </w:rPr>
        <w:t>der</w:t>
      </w:r>
      <w:r w:rsidRPr="00A34FD6">
        <w:rPr>
          <w:lang w:val="de-DE"/>
        </w:rPr>
        <w:t xml:space="preserve"> folgenden Bereiche:</w:t>
      </w:r>
    </w:p>
    <w:p w14:paraId="3260C999" w14:textId="77777777" w:rsidR="00251237" w:rsidRDefault="00965069" w:rsidP="00086DF0">
      <w:pPr>
        <w:pStyle w:val="Listenabsatz"/>
        <w:numPr>
          <w:ilvl w:val="0"/>
          <w:numId w:val="5"/>
        </w:numPr>
        <w:spacing w:line="360" w:lineRule="auto"/>
      </w:pPr>
      <w:proofErr w:type="spellStart"/>
      <w:r w:rsidRPr="00A34FD6">
        <w:t>Sprachanalogien</w:t>
      </w:r>
      <w:proofErr w:type="spellEnd"/>
    </w:p>
    <w:p w14:paraId="4622CAEC" w14:textId="77777777" w:rsidR="00251237" w:rsidRDefault="00965069" w:rsidP="00086DF0">
      <w:pPr>
        <w:pStyle w:val="Listenabsatz"/>
        <w:numPr>
          <w:ilvl w:val="0"/>
          <w:numId w:val="5"/>
        </w:numPr>
        <w:spacing w:line="360" w:lineRule="auto"/>
      </w:pPr>
      <w:proofErr w:type="spellStart"/>
      <w:r w:rsidRPr="00A34FD6">
        <w:t>Zahlenreihen</w:t>
      </w:r>
      <w:proofErr w:type="spellEnd"/>
    </w:p>
    <w:p w14:paraId="3FCF9F7E" w14:textId="77777777" w:rsidR="00251237" w:rsidRDefault="00965069" w:rsidP="00086DF0">
      <w:pPr>
        <w:pStyle w:val="Listenabsatz"/>
        <w:numPr>
          <w:ilvl w:val="0"/>
          <w:numId w:val="5"/>
        </w:numPr>
        <w:spacing w:line="360" w:lineRule="auto"/>
      </w:pPr>
      <w:proofErr w:type="spellStart"/>
      <w:r w:rsidRPr="00A34FD6">
        <w:t>Generelle</w:t>
      </w:r>
      <w:proofErr w:type="spellEnd"/>
      <w:r w:rsidRPr="00A34FD6">
        <w:t xml:space="preserve"> </w:t>
      </w:r>
      <w:proofErr w:type="spellStart"/>
      <w:r w:rsidRPr="00A34FD6">
        <w:t>Wissensfragen</w:t>
      </w:r>
      <w:proofErr w:type="spellEnd"/>
    </w:p>
    <w:p w14:paraId="1B2683DC" w14:textId="77777777" w:rsidR="00251237" w:rsidRDefault="00965069" w:rsidP="00086DF0">
      <w:pPr>
        <w:pStyle w:val="Listenabsatz"/>
        <w:numPr>
          <w:ilvl w:val="0"/>
          <w:numId w:val="5"/>
        </w:numPr>
        <w:spacing w:line="360" w:lineRule="auto"/>
      </w:pPr>
      <w:proofErr w:type="spellStart"/>
      <w:r w:rsidRPr="00A34FD6">
        <w:t>Kopfrechnen</w:t>
      </w:r>
      <w:proofErr w:type="spellEnd"/>
    </w:p>
    <w:p w14:paraId="2F9D55A8" w14:textId="77777777" w:rsidR="00965069" w:rsidRPr="00A34FD6" w:rsidRDefault="00965069" w:rsidP="00251237">
      <w:r w:rsidRPr="00A34FD6">
        <w:rPr>
          <w:lang w:val="de-DE"/>
        </w:rPr>
        <w:t>U</w:t>
      </w:r>
      <w:r w:rsidR="008270D6">
        <w:rPr>
          <w:lang w:val="de-DE"/>
        </w:rPr>
        <w:t>m manche Türen zu öffnen, muss ein</w:t>
      </w:r>
      <w:r w:rsidRPr="00A34FD6">
        <w:rPr>
          <w:lang w:val="de-DE"/>
        </w:rPr>
        <w:t xml:space="preserve"> Duellrätsel zwischen dem Alien und den Astronauten ausgetragen werden, diese</w:t>
      </w:r>
      <w:r w:rsidR="00C67F05">
        <w:rPr>
          <w:lang w:val="de-DE"/>
        </w:rPr>
        <w:t>s</w:t>
      </w:r>
      <w:r w:rsidRPr="00A34FD6">
        <w:rPr>
          <w:lang w:val="de-DE"/>
        </w:rPr>
        <w:t xml:space="preserve"> </w:t>
      </w:r>
      <w:r w:rsidR="00251237">
        <w:rPr>
          <w:lang w:val="de-DE"/>
        </w:rPr>
        <w:t xml:space="preserve">ist </w:t>
      </w:r>
      <w:r w:rsidR="00A11D17">
        <w:rPr>
          <w:lang w:val="de-DE"/>
        </w:rPr>
        <w:t xml:space="preserve">ein </w:t>
      </w:r>
      <w:r w:rsidRPr="00A34FD6">
        <w:t>Stein-</w:t>
      </w:r>
      <w:proofErr w:type="spellStart"/>
      <w:r w:rsidRPr="00A34FD6">
        <w:t>Schere</w:t>
      </w:r>
      <w:proofErr w:type="spellEnd"/>
      <w:r w:rsidRPr="00A34FD6">
        <w:t>-</w:t>
      </w:r>
      <w:proofErr w:type="spellStart"/>
      <w:r w:rsidRPr="00A34FD6">
        <w:t>Papier</w:t>
      </w:r>
      <w:proofErr w:type="spellEnd"/>
      <w:r w:rsidR="00A11D17">
        <w:t xml:space="preserve"> </w:t>
      </w:r>
      <w:proofErr w:type="spellStart"/>
      <w:r w:rsidR="00A11D17">
        <w:t>Duell</w:t>
      </w:r>
      <w:proofErr w:type="spellEnd"/>
      <w:r w:rsidR="00251237">
        <w:t>.</w:t>
      </w:r>
    </w:p>
    <w:p w14:paraId="41EBD37D" w14:textId="77777777" w:rsidR="008270D6" w:rsidRDefault="008270D6" w:rsidP="00251237">
      <w:pPr>
        <w:rPr>
          <w:lang w:val="de-DE"/>
        </w:rPr>
      </w:pPr>
      <w:r>
        <w:rPr>
          <w:lang w:val="de-DE"/>
        </w:rPr>
        <w:t>Sobald die Astronauten das Terminal bedienen, auf dem das Duell-Rätsel hinterlegt ist, bekommt das Alien auf seinem Bildschirm eine Aufforderung zum Spiel, egal was er vorher getan hat. Gewinnt</w:t>
      </w:r>
      <w:r w:rsidR="00A11D17">
        <w:rPr>
          <w:lang w:val="de-DE"/>
        </w:rPr>
        <w:t xml:space="preserve"> der Astronaut, ist es ihm nun m</w:t>
      </w:r>
      <w:r>
        <w:rPr>
          <w:lang w:val="de-DE"/>
        </w:rPr>
        <w:t xml:space="preserve">öglich zu </w:t>
      </w:r>
      <w:r w:rsidR="00A11D17">
        <w:rPr>
          <w:lang w:val="de-DE"/>
        </w:rPr>
        <w:t>rotieren</w:t>
      </w:r>
      <w:r>
        <w:rPr>
          <w:lang w:val="de-DE"/>
        </w:rPr>
        <w:t xml:space="preserve"> oder das Licht ein</w:t>
      </w:r>
      <w:r w:rsidR="00A11D17">
        <w:rPr>
          <w:lang w:val="de-DE"/>
        </w:rPr>
        <w:t>zu</w:t>
      </w:r>
      <w:r>
        <w:rPr>
          <w:lang w:val="de-DE"/>
        </w:rPr>
        <w:t>schalten, gewinnt das A</w:t>
      </w:r>
      <w:r w:rsidR="0012236D">
        <w:rPr>
          <w:lang w:val="de-DE"/>
        </w:rPr>
        <w:t>lien bekommt es Erfahrungspunkte</w:t>
      </w:r>
      <w:r>
        <w:rPr>
          <w:lang w:val="de-DE"/>
        </w:rPr>
        <w:t xml:space="preserve">. </w:t>
      </w:r>
    </w:p>
    <w:p w14:paraId="0F1D4ADD" w14:textId="77777777" w:rsidR="00965069" w:rsidRPr="00A34FD6" w:rsidRDefault="00965069" w:rsidP="00251237">
      <w:pPr>
        <w:rPr>
          <w:lang w:val="de-DE"/>
        </w:rPr>
      </w:pPr>
      <w:r w:rsidRPr="00A34FD6">
        <w:rPr>
          <w:lang w:val="de-DE"/>
        </w:rPr>
        <w:t xml:space="preserve">Wird ein Rätsel richtig gelöst, öffnet sich die gewünschte Tür oder die Astronauten </w:t>
      </w:r>
      <w:r w:rsidR="0083318F">
        <w:rPr>
          <w:lang w:val="de-DE"/>
        </w:rPr>
        <w:t>erhalten</w:t>
      </w:r>
      <w:r w:rsidRPr="00A34FD6">
        <w:rPr>
          <w:lang w:val="de-DE"/>
        </w:rPr>
        <w:t xml:space="preserve"> die Möglichkeit die Position der Ringe zu verändern. Auf dem Weg durch die Raumstation bekommen die Astronauten immer wieder Hindernisse vom Alien in den Weg gestellt. Zum Beispiel kann das Alien die Ringe bewegen oder den Strom in manchen Räumen ausstellen. Ebenfalls hat das Alien die Möglichkeit Kampfaliens zu spawnen. Stirbt einer der Astronauten, </w:t>
      </w:r>
      <w:r w:rsidR="008270D6">
        <w:rPr>
          <w:lang w:val="de-DE"/>
        </w:rPr>
        <w:t xml:space="preserve">muss der andere 30 Sekunden lang in der Nähe bleiben um diesen wiederzubeleben. Macht er dies nicht, wird der Astronaut nicht wiederbelebt. Stirbt der zweite Astronaut auch, bevor der erste wiederbelebt wurde ist das Spiel vorbei und das Alien hat gewonnen. </w:t>
      </w:r>
    </w:p>
    <w:p w14:paraId="71CDBBB3" w14:textId="77777777" w:rsidR="00965069" w:rsidRPr="00A34FD6" w:rsidRDefault="00965069" w:rsidP="00F72FB6">
      <w:pPr>
        <w:pStyle w:val="berschrift1"/>
        <w:rPr>
          <w:lang w:val="de-DE"/>
        </w:rPr>
      </w:pPr>
      <w:bookmarkStart w:id="22" w:name="_Toc396214937"/>
      <w:bookmarkStart w:id="23" w:name="_Toc396336772"/>
      <w:r w:rsidRPr="00A34FD6">
        <w:rPr>
          <w:rStyle w:val="Fett"/>
          <w:b/>
          <w:bCs/>
          <w:lang w:val="de-DE"/>
        </w:rPr>
        <w:lastRenderedPageBreak/>
        <w:t>Ziel des Spiels</w:t>
      </w:r>
      <w:bookmarkEnd w:id="22"/>
      <w:bookmarkEnd w:id="23"/>
    </w:p>
    <w:p w14:paraId="7CA6C3CD" w14:textId="77777777" w:rsidR="00965069" w:rsidRPr="00A34FD6" w:rsidRDefault="00965069" w:rsidP="00251237">
      <w:pPr>
        <w:rPr>
          <w:lang w:val="de-DE"/>
        </w:rPr>
      </w:pPr>
      <w:r w:rsidRPr="00A34FD6">
        <w:rPr>
          <w:lang w:val="de-DE"/>
        </w:rPr>
        <w:t xml:space="preserve">Das Spiel kann entweder von den Astronauten oder vom Alien gewonnen werden. Die Astronauten gewinnen das Spiel, wenn sie den Weg in das Kontrollzentrum finden und das Alien </w:t>
      </w:r>
      <w:r w:rsidR="0068762E">
        <w:rPr>
          <w:lang w:val="de-DE"/>
        </w:rPr>
        <w:t>sprengen</w:t>
      </w:r>
      <w:r w:rsidRPr="00A34FD6">
        <w:rPr>
          <w:lang w:val="de-DE"/>
        </w:rPr>
        <w:t>. Das Alien gewinnt das Spiel, wenn es die Astronauten mit Hilfe der Kampfaliens besiegen konnte.</w:t>
      </w:r>
    </w:p>
    <w:p w14:paraId="24B28064" w14:textId="77777777" w:rsidR="00965069" w:rsidRPr="008679C1" w:rsidRDefault="00965069" w:rsidP="008679C1">
      <w:pPr>
        <w:pStyle w:val="berschrift1"/>
      </w:pPr>
      <w:bookmarkStart w:id="24" w:name="_Toc396214938"/>
      <w:bookmarkStart w:id="25" w:name="_Toc396336773"/>
      <w:proofErr w:type="spellStart"/>
      <w:r w:rsidRPr="008679C1">
        <w:rPr>
          <w:rStyle w:val="Fett"/>
          <w:b/>
          <w:bCs/>
        </w:rPr>
        <w:t>Einsatz</w:t>
      </w:r>
      <w:proofErr w:type="spellEnd"/>
      <w:r w:rsidRPr="008679C1">
        <w:rPr>
          <w:rStyle w:val="Fett"/>
          <w:b/>
          <w:bCs/>
        </w:rPr>
        <w:t xml:space="preserve"> der </w:t>
      </w:r>
      <w:proofErr w:type="spellStart"/>
      <w:r w:rsidRPr="008679C1">
        <w:rPr>
          <w:rStyle w:val="Fett"/>
          <w:b/>
          <w:bCs/>
        </w:rPr>
        <w:t>Ein</w:t>
      </w:r>
      <w:proofErr w:type="spellEnd"/>
      <w:r w:rsidRPr="008679C1">
        <w:rPr>
          <w:rStyle w:val="Fett"/>
          <w:b/>
          <w:bCs/>
        </w:rPr>
        <w:t xml:space="preserve">- und </w:t>
      </w:r>
      <w:proofErr w:type="spellStart"/>
      <w:r w:rsidRPr="008679C1">
        <w:rPr>
          <w:rStyle w:val="Fett"/>
          <w:b/>
          <w:bCs/>
        </w:rPr>
        <w:t>Ausgabegeräte</w:t>
      </w:r>
      <w:bookmarkEnd w:id="24"/>
      <w:bookmarkEnd w:id="25"/>
      <w:proofErr w:type="spellEnd"/>
    </w:p>
    <w:p w14:paraId="6EF44BF9" w14:textId="77777777" w:rsidR="00965069" w:rsidRPr="008679C1" w:rsidRDefault="00965069" w:rsidP="008679C1">
      <w:pPr>
        <w:pStyle w:val="berschrift2"/>
      </w:pPr>
      <w:bookmarkStart w:id="26" w:name="_Toc396336774"/>
      <w:r w:rsidRPr="008679C1">
        <w:rPr>
          <w:rStyle w:val="Fett"/>
          <w:b/>
          <w:bCs/>
        </w:rPr>
        <w:t>1. Astronaut</w:t>
      </w:r>
      <w:bookmarkEnd w:id="26"/>
    </w:p>
    <w:p w14:paraId="2D1392E2" w14:textId="77777777" w:rsidR="007D51F1" w:rsidRDefault="00965069" w:rsidP="00553930">
      <w:pPr>
        <w:rPr>
          <w:lang w:val="de-DE"/>
        </w:rPr>
      </w:pPr>
      <w:r w:rsidRPr="00A34FD6">
        <w:rPr>
          <w:lang w:val="de-DE"/>
        </w:rPr>
        <w:t>Die Bewegungen des 1. Astronauten werden über die Oculus Rift und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realisiert. Durch die zwei Bildschirme der Oculus Rift wird dem Spieler eine dreidimensionale Umgebung vorgegeben. Durch die Bewegung des Kopfes registriert das Gerät die Veränderung der Position und passt den Blickwinkel entsprechend an</w:t>
      </w:r>
      <w:ins w:id="27" w:author="Nico Vollmer" w:date="2014-08-20T20:42:00Z">
        <w:r w:rsidR="007D51F1">
          <w:rPr>
            <w:lang w:val="de-DE"/>
          </w:rPr>
          <w:t>, dadurch wird auch das Fadenkreuz bewegt</w:t>
        </w:r>
      </w:ins>
      <w:r w:rsidRPr="00A34FD6">
        <w:rPr>
          <w:lang w:val="de-DE"/>
        </w:rPr>
        <w:t xml:space="preserve">. </w:t>
      </w:r>
    </w:p>
    <w:p w14:paraId="62F6B2A7" w14:textId="77777777" w:rsidR="00965069" w:rsidRPr="00A34FD6" w:rsidRDefault="00965069" w:rsidP="00553930">
      <w:pPr>
        <w:rPr>
          <w:lang w:val="de-DE"/>
        </w:rPr>
      </w:pPr>
      <w:r w:rsidRPr="00A34FD6">
        <w:rPr>
          <w:lang w:val="de-DE"/>
        </w:rPr>
        <w:t>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steuert den Astronauten</w:t>
      </w:r>
      <w:r w:rsidR="007D51F1">
        <w:rPr>
          <w:lang w:val="de-DE"/>
        </w:rPr>
        <w:t>,</w:t>
      </w:r>
      <w:r w:rsidRPr="00A34FD6">
        <w:rPr>
          <w:lang w:val="de-DE"/>
        </w:rPr>
        <w:t xml:space="preserve"> </w:t>
      </w:r>
      <w:r w:rsidR="007D51F1">
        <w:rPr>
          <w:lang w:val="de-DE"/>
        </w:rPr>
        <w:t>d</w:t>
      </w:r>
      <w:r w:rsidRPr="00A34FD6">
        <w:rPr>
          <w:lang w:val="de-DE"/>
        </w:rPr>
        <w:t>ieser kann über das Tastenkreuz die Bewegung steuern</w:t>
      </w:r>
      <w:r w:rsidR="007D51F1">
        <w:rPr>
          <w:lang w:val="de-DE"/>
        </w:rPr>
        <w:t>.</w:t>
      </w:r>
      <w:r w:rsidRPr="00A34FD6">
        <w:rPr>
          <w:lang w:val="de-DE"/>
        </w:rPr>
        <w:t xml:space="preserve"> </w:t>
      </w:r>
      <w:r w:rsidR="007D51F1">
        <w:rPr>
          <w:lang w:val="de-DE"/>
        </w:rPr>
        <w:t>Den Waffengebrauch</w:t>
      </w:r>
      <w:r w:rsidRPr="00A34FD6">
        <w:rPr>
          <w:lang w:val="de-DE"/>
        </w:rPr>
        <w:t xml:space="preserve"> bzw. die Bewegung des Fadenkreuzes wird durch das Nunchuk kontrolliert. </w:t>
      </w:r>
      <w:r w:rsidR="007D51F1">
        <w:rPr>
          <w:lang w:val="de-DE"/>
        </w:rPr>
        <w:t xml:space="preserve">Das </w:t>
      </w:r>
      <w:r w:rsidRPr="00A34FD6">
        <w:rPr>
          <w:lang w:val="de-DE"/>
        </w:rPr>
        <w:t>Lösen der Rätsel wird ebenfalls durch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ausgeführt.</w:t>
      </w:r>
    </w:p>
    <w:p w14:paraId="2D30A69B" w14:textId="77777777" w:rsidR="00965069" w:rsidRPr="008679C1" w:rsidRDefault="00EB59B3" w:rsidP="008679C1">
      <w:pPr>
        <w:pStyle w:val="berschrift2"/>
      </w:pPr>
      <w:bookmarkStart w:id="28" w:name="_Toc396336775"/>
      <w:r w:rsidRPr="008679C1">
        <w:rPr>
          <w:rStyle w:val="Fett"/>
          <w:b/>
          <w:bCs/>
        </w:rPr>
        <w:t>2. Astronaut</w:t>
      </w:r>
      <w:bookmarkEnd w:id="28"/>
    </w:p>
    <w:p w14:paraId="3E745E67" w14:textId="77777777" w:rsidR="00965069" w:rsidRPr="00A34FD6" w:rsidRDefault="007D51F1" w:rsidP="008679C1">
      <w:pPr>
        <w:rPr>
          <w:lang w:val="de-DE"/>
        </w:rPr>
      </w:pPr>
      <w:r>
        <w:rPr>
          <w:lang w:val="de-DE"/>
        </w:rPr>
        <w:t xml:space="preserve">Der </w:t>
      </w:r>
      <w:r w:rsidR="00DA13A9">
        <w:rPr>
          <w:lang w:val="de-DE"/>
        </w:rPr>
        <w:t xml:space="preserve">2. </w:t>
      </w:r>
      <w:proofErr w:type="gramStart"/>
      <w:r w:rsidR="00DA13A9">
        <w:rPr>
          <w:lang w:val="de-DE"/>
        </w:rPr>
        <w:t>Astronauten</w:t>
      </w:r>
      <w:proofErr w:type="gramEnd"/>
      <w:r w:rsidR="00DA13A9">
        <w:rPr>
          <w:lang w:val="de-DE"/>
        </w:rPr>
        <w:t xml:space="preserve"> </w:t>
      </w:r>
      <w:r>
        <w:rPr>
          <w:lang w:val="de-DE"/>
        </w:rPr>
        <w:t xml:space="preserve">wird </w:t>
      </w:r>
      <w:r w:rsidR="00DA13A9">
        <w:rPr>
          <w:lang w:val="de-DE"/>
        </w:rPr>
        <w:t xml:space="preserve">über einen Beamer </w:t>
      </w:r>
      <w:r w:rsidR="00965069" w:rsidRPr="00A34FD6">
        <w:rPr>
          <w:lang w:val="de-DE"/>
        </w:rPr>
        <w:t>und die</w:t>
      </w:r>
      <w:r>
        <w:rPr>
          <w:lang w:val="de-DE"/>
        </w:rPr>
        <w:t xml:space="preserve"> </w:t>
      </w:r>
      <w:r w:rsidR="00965069" w:rsidRPr="00C07DB8">
        <w:rPr>
          <w:lang w:val="de-DE"/>
        </w:rPr>
        <w:t>WiiMote</w:t>
      </w:r>
      <w:r>
        <w:rPr>
          <w:rStyle w:val="apple-converted-space"/>
          <w:color w:val="000000"/>
          <w:lang w:val="de-DE"/>
        </w:rPr>
        <w:t xml:space="preserve"> gespielt</w:t>
      </w:r>
      <w:r w:rsidR="00DA13A9">
        <w:rPr>
          <w:lang w:val="de-DE"/>
        </w:rPr>
        <w:t xml:space="preserve">. </w:t>
      </w:r>
      <w:r>
        <w:rPr>
          <w:lang w:val="de-DE"/>
        </w:rPr>
        <w:t xml:space="preserve">Der Beamer zeigt den Astronauten aus der </w:t>
      </w:r>
      <w:r w:rsidRPr="00A34FD6">
        <w:rPr>
          <w:lang w:val="de-DE"/>
        </w:rPr>
        <w:t>Egoperspektive</w:t>
      </w:r>
      <w:r>
        <w:rPr>
          <w:lang w:val="de-DE"/>
        </w:rPr>
        <w:t>. D</w:t>
      </w:r>
      <w:r w:rsidR="00965069" w:rsidRPr="00A34FD6">
        <w:rPr>
          <w:lang w:val="de-DE"/>
        </w:rPr>
        <w:t>ie</w:t>
      </w:r>
      <w:r w:rsidR="00965069" w:rsidRPr="00A34FD6">
        <w:rPr>
          <w:rStyle w:val="apple-converted-space"/>
          <w:color w:val="000000"/>
          <w:lang w:val="de-DE"/>
        </w:rPr>
        <w:t> </w:t>
      </w:r>
      <w:r w:rsidR="00965069" w:rsidRPr="00C07DB8">
        <w:rPr>
          <w:lang w:val="de-DE"/>
        </w:rPr>
        <w:t>WiiMote</w:t>
      </w:r>
      <w:r w:rsidR="00965069" w:rsidRPr="00A34FD6">
        <w:rPr>
          <w:rStyle w:val="apple-converted-space"/>
          <w:color w:val="000000"/>
          <w:lang w:val="de-DE"/>
        </w:rPr>
        <w:t> </w:t>
      </w:r>
      <w:r w:rsidR="00965069" w:rsidRPr="00A34FD6">
        <w:rPr>
          <w:lang w:val="de-DE"/>
        </w:rPr>
        <w:t>wird beim 2. Astronauten auf die gleiche Weise eingesetzt, wie es beim 1. Astronauten der Fall ist. Der einzige Unterschied hier ist, dass der Blickwinkel durch die Bewegung des Joysticks am Nunchuk kontrolliert wird.</w:t>
      </w:r>
    </w:p>
    <w:p w14:paraId="115663F2" w14:textId="77777777" w:rsidR="00965069" w:rsidRPr="008679C1" w:rsidRDefault="00965069" w:rsidP="008679C1">
      <w:pPr>
        <w:pStyle w:val="berschrift2"/>
      </w:pPr>
      <w:bookmarkStart w:id="29" w:name="_Toc396214939"/>
      <w:bookmarkStart w:id="30" w:name="_Toc396336776"/>
      <w:r w:rsidRPr="008679C1">
        <w:rPr>
          <w:rStyle w:val="Fett"/>
          <w:b/>
          <w:bCs/>
        </w:rPr>
        <w:t>Das Alien</w:t>
      </w:r>
      <w:bookmarkEnd w:id="29"/>
      <w:bookmarkEnd w:id="30"/>
    </w:p>
    <w:p w14:paraId="3A44FC2D" w14:textId="77777777" w:rsidR="002F4C0B" w:rsidRDefault="00965069" w:rsidP="008679C1">
      <w:pPr>
        <w:rPr>
          <w:lang w:val="de-DE"/>
        </w:rPr>
      </w:pPr>
      <w:r w:rsidRPr="00A34FD6">
        <w:rPr>
          <w:lang w:val="de-DE"/>
        </w:rPr>
        <w:t>Die Bewegungen des Alien we</w:t>
      </w:r>
      <w:r w:rsidR="00BC1A5C">
        <w:rPr>
          <w:lang w:val="de-DE"/>
        </w:rPr>
        <w:t xml:space="preserve">rden über den Multi-Touch-Tisch </w:t>
      </w:r>
      <w:r w:rsidRPr="00A34FD6">
        <w:rPr>
          <w:lang w:val="de-DE"/>
        </w:rPr>
        <w:t xml:space="preserve">realisiert. Da das Alien nicht aus der Egoperspektive spielt, sondern von oben auf die Raumstation herabschaut, kommt hierfür der </w:t>
      </w:r>
      <w:r w:rsidR="007D51F1">
        <w:rPr>
          <w:lang w:val="de-DE"/>
        </w:rPr>
        <w:br/>
      </w:r>
      <w:r w:rsidRPr="00A34FD6">
        <w:rPr>
          <w:lang w:val="de-DE"/>
        </w:rPr>
        <w:t xml:space="preserve">Multi-Touch-Tisch zum Einsatz. Auf dem Tisch hat der Spieler die Übersicht über die Raumstation, jedoch sieht er </w:t>
      </w:r>
      <w:r w:rsidR="007D51F1">
        <w:rPr>
          <w:lang w:val="de-DE"/>
        </w:rPr>
        <w:t xml:space="preserve">immer nur einen Ausschnitt </w:t>
      </w:r>
      <w:r w:rsidR="007F06AF">
        <w:rPr>
          <w:lang w:val="de-DE"/>
        </w:rPr>
        <w:t>dieser.</w:t>
      </w:r>
      <w:r w:rsidRPr="00A34FD6">
        <w:rPr>
          <w:lang w:val="de-DE"/>
        </w:rPr>
        <w:t xml:space="preserve"> </w:t>
      </w:r>
      <w:r w:rsidR="007F06AF">
        <w:rPr>
          <w:lang w:val="de-DE"/>
        </w:rPr>
        <w:t>S</w:t>
      </w:r>
      <w:r w:rsidRPr="00A34FD6">
        <w:rPr>
          <w:lang w:val="de-DE"/>
        </w:rPr>
        <w:t xml:space="preserve">ein Blickfeld </w:t>
      </w:r>
      <w:r w:rsidR="007F06AF">
        <w:rPr>
          <w:lang w:val="de-DE"/>
        </w:rPr>
        <w:t xml:space="preserve">kann der Spieler </w:t>
      </w:r>
      <w:r w:rsidRPr="00A34FD6">
        <w:rPr>
          <w:lang w:val="de-DE"/>
        </w:rPr>
        <w:t>durch Gesten auf der Tischoberfläche</w:t>
      </w:r>
      <w:r w:rsidR="007F06AF">
        <w:rPr>
          <w:lang w:val="de-DE"/>
        </w:rPr>
        <w:t xml:space="preserve"> ändern und</w:t>
      </w:r>
      <w:r w:rsidRPr="00A34FD6">
        <w:rPr>
          <w:lang w:val="de-DE"/>
        </w:rPr>
        <w:t xml:space="preserve"> </w:t>
      </w:r>
      <w:r w:rsidR="007F06AF">
        <w:rPr>
          <w:lang w:val="de-DE"/>
        </w:rPr>
        <w:t xml:space="preserve">so </w:t>
      </w:r>
      <w:r w:rsidRPr="00A34FD6">
        <w:rPr>
          <w:lang w:val="de-DE"/>
        </w:rPr>
        <w:t>durch die Raumstation scr</w:t>
      </w:r>
      <w:r w:rsidR="00BC1A5C">
        <w:rPr>
          <w:lang w:val="de-DE"/>
        </w:rPr>
        <w:t xml:space="preserve">ollen. </w:t>
      </w:r>
      <w:r w:rsidRPr="00A34FD6">
        <w:rPr>
          <w:lang w:val="de-DE"/>
        </w:rPr>
        <w:t>Über den Tisch hat der Spieler ebenfalls die Möglichkeit die Einheiten der Kampfaliens durch Selektion zu kontrollieren. Dabei ist es ihm möglich deren Lauf- und Schussziele zu bestimmen.</w:t>
      </w:r>
    </w:p>
    <w:p w14:paraId="038B2C35" w14:textId="77777777" w:rsidR="002F4C0B" w:rsidRDefault="002F4C0B" w:rsidP="002F4C0B">
      <w:pPr>
        <w:rPr>
          <w:lang w:val="de-DE"/>
        </w:rPr>
      </w:pPr>
      <w:r>
        <w:rPr>
          <w:lang w:val="de-DE"/>
        </w:rPr>
        <w:br w:type="page"/>
      </w:r>
    </w:p>
    <w:p w14:paraId="0D2BA946" w14:textId="77777777" w:rsidR="001855A6" w:rsidRPr="001855A6" w:rsidRDefault="0038144F" w:rsidP="001855A6">
      <w:pPr>
        <w:pStyle w:val="berschrift1"/>
        <w:rPr>
          <w:lang w:val="de-DE"/>
        </w:rPr>
      </w:pPr>
      <w:bookmarkStart w:id="31" w:name="_Toc396214412"/>
      <w:bookmarkStart w:id="32" w:name="_Toc396214953"/>
      <w:bookmarkStart w:id="33" w:name="_Toc396336777"/>
      <w:r w:rsidRPr="00A34FD6">
        <w:rPr>
          <w:lang w:val="de-DE"/>
        </w:rPr>
        <w:lastRenderedPageBreak/>
        <w:t>A</w:t>
      </w:r>
      <w:bookmarkEnd w:id="31"/>
      <w:bookmarkEnd w:id="32"/>
      <w:r w:rsidR="001855A6">
        <w:rPr>
          <w:lang w:val="de-DE"/>
        </w:rPr>
        <w:t>stronaut</w:t>
      </w:r>
      <w:bookmarkEnd w:id="33"/>
    </w:p>
    <w:p w14:paraId="5F09A8DC" w14:textId="77777777" w:rsidR="00DA13A9" w:rsidRDefault="00DA13A9" w:rsidP="007F06AF">
      <w:pPr>
        <w:rPr>
          <w:lang w:val="de-DE"/>
        </w:rPr>
      </w:pPr>
      <w:r>
        <w:rPr>
          <w:lang w:val="de-DE"/>
        </w:rPr>
        <w:t>Steuerung des Astronauten:</w:t>
      </w:r>
    </w:p>
    <w:p w14:paraId="109FF63D" w14:textId="77777777" w:rsidR="0038144F" w:rsidRPr="00A34FD6" w:rsidRDefault="0038144F" w:rsidP="00F72FB6">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BD35FFD" wp14:editId="471620AF">
            <wp:extent cx="5806703" cy="4645363"/>
            <wp:effectExtent l="0" t="0" r="3810" b="3175"/>
            <wp:docPr id="16" name="Picture 15" descr="http://www.bildhochladen.de/images/2014/08/14/wiiremotewiimoteandwiinunchuck.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ildhochladen.de/images/2014/08/14/wiiremotewiimoteandwiinunchuck.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6703" cy="4645363"/>
                    </a:xfrm>
                    <a:prstGeom prst="rect">
                      <a:avLst/>
                    </a:prstGeom>
                    <a:noFill/>
                    <a:ln>
                      <a:noFill/>
                    </a:ln>
                  </pic:spPr>
                </pic:pic>
              </a:graphicData>
            </a:graphic>
          </wp:inline>
        </w:drawing>
      </w:r>
    </w:p>
    <w:p w14:paraId="63B62E5E" w14:textId="77777777" w:rsidR="0038144F" w:rsidRPr="00A34FD6" w:rsidRDefault="0038144F" w:rsidP="0038144F">
      <w:pPr>
        <w:pStyle w:val="berschrift2"/>
      </w:pPr>
      <w:bookmarkStart w:id="34" w:name="_Toc396214955"/>
      <w:bookmarkStart w:id="35" w:name="_Toc396336778"/>
      <w:proofErr w:type="spellStart"/>
      <w:r w:rsidRPr="00A34FD6">
        <w:t>Inventar</w:t>
      </w:r>
      <w:bookmarkEnd w:id="34"/>
      <w:bookmarkEnd w:id="35"/>
      <w:proofErr w:type="spellEnd"/>
    </w:p>
    <w:p w14:paraId="5F1DAC6E" w14:textId="77777777" w:rsidR="002F4C0B" w:rsidRPr="002F4C0B" w:rsidRDefault="0038144F" w:rsidP="002F4C0B">
      <w:pPr>
        <w:rPr>
          <w:rStyle w:val="Fett"/>
          <w:b w:val="0"/>
          <w:bCs w:val="0"/>
          <w:lang w:val="de-DE"/>
        </w:rPr>
      </w:pPr>
      <w:r w:rsidRPr="00A34FD6">
        <w:rPr>
          <w:lang w:val="de-DE"/>
        </w:rPr>
        <w:t>Über den "Home"-Button wird das Inventar geöffnet.</w:t>
      </w:r>
      <w:r w:rsidR="008679C1">
        <w:rPr>
          <w:lang w:val="de-DE"/>
        </w:rPr>
        <w:t xml:space="preserve"> </w:t>
      </w:r>
      <w:r w:rsidRPr="00A34FD6">
        <w:rPr>
          <w:lang w:val="de-DE"/>
        </w:rPr>
        <w:t xml:space="preserve">Die Navigation im Inventar geschieht über Gesten, die die Spieler mit dem </w:t>
      </w:r>
      <w:r w:rsidR="007F06AF" w:rsidRPr="00C07DB8">
        <w:rPr>
          <w:lang w:val="de-DE"/>
        </w:rPr>
        <w:t>WiiMote</w:t>
      </w:r>
      <w:r w:rsidR="007F06AF" w:rsidRPr="00A34FD6">
        <w:rPr>
          <w:lang w:val="de-DE"/>
        </w:rPr>
        <w:t xml:space="preserve"> </w:t>
      </w:r>
      <w:r w:rsidRPr="00A34FD6">
        <w:rPr>
          <w:lang w:val="de-DE"/>
        </w:rPr>
        <w:t>machen.</w:t>
      </w:r>
      <w:bookmarkStart w:id="36" w:name="_Toc396214409"/>
      <w:bookmarkStart w:id="37" w:name="_Toc396214942"/>
    </w:p>
    <w:p w14:paraId="106CE177" w14:textId="77777777" w:rsidR="002F4C0B" w:rsidRDefault="002F4C0B">
      <w:pPr>
        <w:rPr>
          <w:rStyle w:val="Fett"/>
          <w:rFonts w:asciiTheme="majorHAnsi" w:eastAsiaTheme="majorEastAsia" w:hAnsiTheme="majorHAnsi" w:cstheme="majorBidi"/>
          <w:sz w:val="32"/>
          <w:szCs w:val="28"/>
        </w:rPr>
      </w:pPr>
      <w:r>
        <w:rPr>
          <w:rStyle w:val="Fett"/>
          <w:b w:val="0"/>
          <w:bCs w:val="0"/>
        </w:rPr>
        <w:br w:type="page"/>
      </w:r>
    </w:p>
    <w:p w14:paraId="3C123C1E" w14:textId="77777777" w:rsidR="00965069" w:rsidRPr="00F61A4E" w:rsidRDefault="00965069" w:rsidP="00F61A4E">
      <w:pPr>
        <w:pStyle w:val="berschrift1"/>
      </w:pPr>
      <w:bookmarkStart w:id="38" w:name="_Toc396336779"/>
      <w:r w:rsidRPr="00F61A4E">
        <w:rPr>
          <w:rStyle w:val="Fett"/>
          <w:b/>
          <w:bCs/>
        </w:rPr>
        <w:lastRenderedPageBreak/>
        <w:t>Alien</w:t>
      </w:r>
      <w:bookmarkEnd w:id="36"/>
      <w:bookmarkEnd w:id="37"/>
      <w:bookmarkEnd w:id="38"/>
    </w:p>
    <w:p w14:paraId="229912FB" w14:textId="77777777" w:rsidR="00965069" w:rsidRPr="00F61A4E" w:rsidRDefault="002F4C0B" w:rsidP="00F61A4E">
      <w:pPr>
        <w:pStyle w:val="berschrift2"/>
      </w:pPr>
      <w:bookmarkStart w:id="39" w:name="_Toc396214943"/>
      <w:bookmarkStart w:id="40" w:name="_Toc396336780"/>
      <w:r>
        <w:rPr>
          <w:noProof/>
          <w:color w:val="000000"/>
          <w:sz w:val="24"/>
          <w:szCs w:val="24"/>
          <w:lang w:val="de-DE" w:eastAsia="de-DE"/>
        </w:rPr>
        <w:drawing>
          <wp:anchor distT="0" distB="0" distL="114300" distR="114300" simplePos="0" relativeHeight="251668480" behindDoc="0" locked="0" layoutInCell="1" allowOverlap="1" wp14:anchorId="5D5D678F" wp14:editId="635AC811">
            <wp:simplePos x="0" y="0"/>
            <wp:positionH relativeFrom="margin">
              <wp:posOffset>5016500</wp:posOffset>
            </wp:positionH>
            <wp:positionV relativeFrom="margin">
              <wp:posOffset>461010</wp:posOffset>
            </wp:positionV>
            <wp:extent cx="1208405" cy="2003425"/>
            <wp:effectExtent l="0" t="0" r="0" b="0"/>
            <wp:wrapSquare wrapText="bothSides"/>
            <wp:docPr id="10" name="Picture 10" descr="http://www.imgbox.de/users/public/images/3aFBuW8ySe.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mgbox.de/users/public/images/3aFBuW8ySe.png">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106"/>
                    <a:stretch/>
                  </pic:blipFill>
                  <pic:spPr bwMode="auto">
                    <a:xfrm>
                      <a:off x="0" y="0"/>
                      <a:ext cx="1208405" cy="200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65069" w:rsidRPr="00F61A4E">
        <w:rPr>
          <w:rStyle w:val="Fett"/>
          <w:b/>
          <w:bCs/>
        </w:rPr>
        <w:t>Kampfaliens</w:t>
      </w:r>
      <w:bookmarkEnd w:id="39"/>
      <w:bookmarkEnd w:id="40"/>
      <w:proofErr w:type="spellEnd"/>
    </w:p>
    <w:p w14:paraId="6579F6FB" w14:textId="77777777" w:rsidR="00965069" w:rsidRPr="00F61A4E" w:rsidRDefault="00965069" w:rsidP="00F61A4E">
      <w:proofErr w:type="spellStart"/>
      <w:r w:rsidRPr="00F61A4E">
        <w:t>Für</w:t>
      </w:r>
      <w:proofErr w:type="spellEnd"/>
      <w:r w:rsidRPr="00F61A4E">
        <w:t xml:space="preserve"> die </w:t>
      </w:r>
      <w:proofErr w:type="spellStart"/>
      <w:r w:rsidRPr="00F61A4E">
        <w:t>Steuerung</w:t>
      </w:r>
      <w:proofErr w:type="spellEnd"/>
      <w:r w:rsidRPr="00F61A4E">
        <w:t xml:space="preserve"> der </w:t>
      </w:r>
      <w:proofErr w:type="spellStart"/>
      <w:r w:rsidRPr="00F61A4E">
        <w:t>Kampfaliens</w:t>
      </w:r>
      <w:proofErr w:type="spellEnd"/>
      <w:r w:rsidRPr="00F61A4E">
        <w:t xml:space="preserve"> </w:t>
      </w:r>
      <w:proofErr w:type="spellStart"/>
      <w:r w:rsidRPr="00F61A4E">
        <w:t>verwenden</w:t>
      </w:r>
      <w:proofErr w:type="spellEnd"/>
      <w:r w:rsidRPr="00F61A4E">
        <w:t xml:space="preserve"> </w:t>
      </w:r>
      <w:proofErr w:type="spellStart"/>
      <w:r w:rsidRPr="00F61A4E">
        <w:t>wir</w:t>
      </w:r>
      <w:proofErr w:type="spellEnd"/>
      <w:r w:rsidRPr="00F61A4E">
        <w:t xml:space="preserve"> </w:t>
      </w:r>
      <w:proofErr w:type="spellStart"/>
      <w:r w:rsidRPr="00F61A4E">
        <w:t>ein</w:t>
      </w:r>
      <w:proofErr w:type="spellEnd"/>
      <w:r w:rsidRPr="00F61A4E">
        <w:t xml:space="preserve"> </w:t>
      </w:r>
      <w:proofErr w:type="spellStart"/>
      <w:r w:rsidR="007F06AF">
        <w:t>Befehl</w:t>
      </w:r>
      <w:proofErr w:type="spellEnd"/>
      <w:r w:rsidRPr="00F61A4E">
        <w:t xml:space="preserve">-System, </w:t>
      </w:r>
      <w:proofErr w:type="spellStart"/>
      <w:r w:rsidRPr="00F61A4E">
        <w:t>mit</w:t>
      </w:r>
      <w:proofErr w:type="spellEnd"/>
      <w:r w:rsidRPr="00F61A4E">
        <w:t xml:space="preserve"> den </w:t>
      </w:r>
      <w:proofErr w:type="spellStart"/>
      <w:r w:rsidR="007F06AF">
        <w:t>Befehlen</w:t>
      </w:r>
      <w:proofErr w:type="spellEnd"/>
      <w:r w:rsidRPr="00F61A4E">
        <w:t>:</w:t>
      </w:r>
    </w:p>
    <w:p w14:paraId="1304E62F" w14:textId="77777777" w:rsidR="007640F3" w:rsidRDefault="007F06AF" w:rsidP="00086DF0">
      <w:pPr>
        <w:pStyle w:val="Listenabsatz"/>
        <w:numPr>
          <w:ilvl w:val="0"/>
          <w:numId w:val="6"/>
        </w:numPr>
        <w:spacing w:line="360" w:lineRule="auto"/>
      </w:pPr>
      <w:proofErr w:type="spellStart"/>
      <w:r>
        <w:rPr>
          <w:rStyle w:val="Fett"/>
        </w:rPr>
        <w:t>Suchen</w:t>
      </w:r>
      <w:proofErr w:type="spellEnd"/>
      <w:r w:rsidR="007640F3" w:rsidRPr="00F61A4E">
        <w:t xml:space="preserve">: Alien </w:t>
      </w:r>
      <w:proofErr w:type="spellStart"/>
      <w:r w:rsidR="007640F3" w:rsidRPr="00F61A4E">
        <w:t>soll</w:t>
      </w:r>
      <w:proofErr w:type="spellEnd"/>
      <w:r w:rsidR="007640F3" w:rsidRPr="00F61A4E">
        <w:t xml:space="preserve"> </w:t>
      </w:r>
      <w:proofErr w:type="spellStart"/>
      <w:r w:rsidR="007640F3" w:rsidRPr="00F61A4E">
        <w:t>eigenständig</w:t>
      </w:r>
      <w:proofErr w:type="spellEnd"/>
      <w:r w:rsidR="007640F3" w:rsidRPr="00F61A4E">
        <w:t xml:space="preserve"> </w:t>
      </w:r>
      <w:proofErr w:type="spellStart"/>
      <w:r w:rsidR="007640F3" w:rsidRPr="00F61A4E">
        <w:t>innerhalb</w:t>
      </w:r>
      <w:proofErr w:type="spellEnd"/>
      <w:r w:rsidR="007640F3" w:rsidRPr="00F61A4E">
        <w:t xml:space="preserve"> </w:t>
      </w:r>
      <w:proofErr w:type="spellStart"/>
      <w:r w:rsidR="007640F3">
        <w:t>eines</w:t>
      </w:r>
      <w:proofErr w:type="spellEnd"/>
      <w:r w:rsidR="007640F3">
        <w:t xml:space="preserve"> </w:t>
      </w:r>
      <w:proofErr w:type="spellStart"/>
      <w:r w:rsidR="007640F3">
        <w:t>Raumes</w:t>
      </w:r>
      <w:proofErr w:type="spellEnd"/>
      <w:r w:rsidR="007640F3">
        <w:t xml:space="preserve"> </w:t>
      </w:r>
      <w:proofErr w:type="spellStart"/>
      <w:r>
        <w:t>patrouillieren</w:t>
      </w:r>
      <w:proofErr w:type="spellEnd"/>
    </w:p>
    <w:p w14:paraId="3DFF5B3D" w14:textId="77777777" w:rsidR="007440DC" w:rsidRDefault="007440DC" w:rsidP="00086DF0">
      <w:pPr>
        <w:pStyle w:val="Listenabsatz"/>
        <w:numPr>
          <w:ilvl w:val="0"/>
          <w:numId w:val="6"/>
        </w:numPr>
        <w:spacing w:line="360" w:lineRule="auto"/>
      </w:pPr>
      <w:r w:rsidRPr="004A06DE">
        <w:rPr>
          <w:rStyle w:val="Fett"/>
        </w:rPr>
        <w:t>Move</w:t>
      </w:r>
      <w:r>
        <w:t xml:space="preserve">: </w:t>
      </w:r>
      <w:proofErr w:type="spellStart"/>
      <w:r>
        <w:t>Zu</w:t>
      </w:r>
      <w:proofErr w:type="spellEnd"/>
      <w:r>
        <w:t xml:space="preserve"> </w:t>
      </w:r>
      <w:proofErr w:type="spellStart"/>
      <w:r>
        <w:t>einem</w:t>
      </w:r>
      <w:proofErr w:type="spellEnd"/>
      <w:r>
        <w:t xml:space="preserve"> </w:t>
      </w:r>
      <w:proofErr w:type="spellStart"/>
      <w:r>
        <w:t>Punkt</w:t>
      </w:r>
      <w:proofErr w:type="spellEnd"/>
      <w:r>
        <w:t xml:space="preserve"> </w:t>
      </w:r>
      <w:proofErr w:type="spellStart"/>
      <w:r>
        <w:t>bewegen</w:t>
      </w:r>
      <w:proofErr w:type="spellEnd"/>
    </w:p>
    <w:p w14:paraId="085BF58D" w14:textId="77777777" w:rsidR="007440DC" w:rsidRDefault="007440DC" w:rsidP="00086DF0">
      <w:pPr>
        <w:pStyle w:val="Listenabsatz"/>
        <w:numPr>
          <w:ilvl w:val="0"/>
          <w:numId w:val="6"/>
        </w:numPr>
        <w:spacing w:line="360" w:lineRule="auto"/>
      </w:pPr>
      <w:proofErr w:type="spellStart"/>
      <w:r>
        <w:rPr>
          <w:rStyle w:val="Fett"/>
        </w:rPr>
        <w:t>Selbs</w:t>
      </w:r>
      <w:r w:rsidR="007F06AF">
        <w:rPr>
          <w:rStyle w:val="Fett"/>
        </w:rPr>
        <w:t>t</w:t>
      </w:r>
      <w:r>
        <w:rPr>
          <w:rStyle w:val="Fett"/>
        </w:rPr>
        <w:t>mord</w:t>
      </w:r>
      <w:proofErr w:type="spellEnd"/>
      <w:r w:rsidRPr="004A06DE">
        <w:t>:</w:t>
      </w:r>
      <w:r>
        <w:t xml:space="preserve"> Das </w:t>
      </w:r>
      <w:proofErr w:type="spellStart"/>
      <w:r>
        <w:t>ausgewählte</w:t>
      </w:r>
      <w:proofErr w:type="spellEnd"/>
      <w:r>
        <w:t xml:space="preserve"> Alien </w:t>
      </w:r>
      <w:proofErr w:type="spellStart"/>
      <w:r w:rsidR="007F06AF">
        <w:t>detoniert</w:t>
      </w:r>
      <w:proofErr w:type="spellEnd"/>
    </w:p>
    <w:p w14:paraId="4AE7D327" w14:textId="77777777" w:rsidR="007640F3" w:rsidRPr="007440DC" w:rsidRDefault="007440DC" w:rsidP="00086DF0">
      <w:pPr>
        <w:pStyle w:val="Listenabsatz"/>
        <w:numPr>
          <w:ilvl w:val="0"/>
          <w:numId w:val="6"/>
        </w:numPr>
        <w:spacing w:line="360" w:lineRule="auto"/>
        <w:rPr>
          <w:rStyle w:val="Fett"/>
          <w:b w:val="0"/>
          <w:bCs w:val="0"/>
        </w:rPr>
      </w:pPr>
      <w:r w:rsidRPr="004A06DE">
        <w:rPr>
          <w:rStyle w:val="Fett"/>
        </w:rPr>
        <w:t>Attack</w:t>
      </w:r>
      <w:r w:rsidRPr="00F61A4E">
        <w:t xml:space="preserve">: </w:t>
      </w:r>
      <w:proofErr w:type="spellStart"/>
      <w:r>
        <w:t>Ein</w:t>
      </w:r>
      <w:proofErr w:type="spellEnd"/>
      <w:r w:rsidRPr="00F61A4E">
        <w:t xml:space="preserve"> Element </w:t>
      </w:r>
      <w:proofErr w:type="spellStart"/>
      <w:r w:rsidRPr="00F61A4E">
        <w:t>attackieren</w:t>
      </w:r>
      <w:proofErr w:type="spellEnd"/>
    </w:p>
    <w:p w14:paraId="3A9C4A19" w14:textId="77777777" w:rsidR="00F61A4E" w:rsidRDefault="00965069" w:rsidP="00086DF0">
      <w:pPr>
        <w:pStyle w:val="Listenabsatz"/>
        <w:numPr>
          <w:ilvl w:val="0"/>
          <w:numId w:val="6"/>
        </w:numPr>
        <w:tabs>
          <w:tab w:val="left" w:pos="8789"/>
        </w:tabs>
        <w:spacing w:line="360" w:lineRule="auto"/>
      </w:pPr>
      <w:r w:rsidRPr="004A06DE">
        <w:rPr>
          <w:rStyle w:val="Fett"/>
        </w:rPr>
        <w:t>Stop</w:t>
      </w:r>
      <w:r w:rsidRPr="00F61A4E">
        <w:t xml:space="preserve">: </w:t>
      </w:r>
      <w:proofErr w:type="spellStart"/>
      <w:r w:rsidR="004A06DE">
        <w:t>Aktuellen</w:t>
      </w:r>
      <w:proofErr w:type="spellEnd"/>
      <w:r w:rsidR="004A06DE">
        <w:t xml:space="preserve"> </w:t>
      </w:r>
      <w:proofErr w:type="spellStart"/>
      <w:r w:rsidR="007F06AF">
        <w:t>Befehl</w:t>
      </w:r>
      <w:proofErr w:type="spellEnd"/>
      <w:r w:rsidR="004A06DE">
        <w:t xml:space="preserve"> </w:t>
      </w:r>
      <w:proofErr w:type="spellStart"/>
      <w:r w:rsidR="004A06DE">
        <w:t>abbrechen</w:t>
      </w:r>
      <w:proofErr w:type="spellEnd"/>
    </w:p>
    <w:p w14:paraId="18D36D23" w14:textId="77777777" w:rsidR="00965069" w:rsidRPr="00F61A4E" w:rsidRDefault="002F4C0B" w:rsidP="004A06DE">
      <w:r>
        <w:rPr>
          <w:noProof/>
          <w:color w:val="000000"/>
          <w:lang w:val="de-DE" w:eastAsia="de-DE"/>
        </w:rPr>
        <w:drawing>
          <wp:anchor distT="0" distB="0" distL="114300" distR="114300" simplePos="0" relativeHeight="251664384" behindDoc="0" locked="0" layoutInCell="1" allowOverlap="1" wp14:anchorId="145E0B72" wp14:editId="76E9C9D6">
            <wp:simplePos x="0" y="0"/>
            <wp:positionH relativeFrom="margin">
              <wp:posOffset>5001260</wp:posOffset>
            </wp:positionH>
            <wp:positionV relativeFrom="margin">
              <wp:posOffset>2734945</wp:posOffset>
            </wp:positionV>
            <wp:extent cx="1209675" cy="1391285"/>
            <wp:effectExtent l="0" t="0" r="9525" b="0"/>
            <wp:wrapSquare wrapText="bothSides"/>
            <wp:docPr id="5" name="Picture 8" descr="http://www.imgbox.de/users/public/images/Imn7teKjKM.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mgbox.de/users/public/images/Imn7teKjKM.png">
                      <a:hlinkClick r:id="rId13"/>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0479"/>
                    <a:stretch/>
                  </pic:blipFill>
                  <pic:spPr bwMode="auto">
                    <a:xfrm>
                      <a:off x="0" y="0"/>
                      <a:ext cx="1209675" cy="1391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965069" w:rsidRPr="00F61A4E">
        <w:t>Generell</w:t>
      </w:r>
      <w:proofErr w:type="spellEnd"/>
      <w:r w:rsidR="00965069" w:rsidRPr="00F61A4E">
        <w:t xml:space="preserve"> </w:t>
      </w:r>
      <w:proofErr w:type="spellStart"/>
      <w:r w:rsidR="00965069" w:rsidRPr="00F61A4E">
        <w:t>gibt</w:t>
      </w:r>
      <w:proofErr w:type="spellEnd"/>
      <w:r w:rsidR="00965069" w:rsidRPr="00F61A4E">
        <w:t xml:space="preserve"> </w:t>
      </w:r>
      <w:proofErr w:type="spellStart"/>
      <w:r w:rsidR="00965069" w:rsidRPr="00F61A4E">
        <w:t>es</w:t>
      </w:r>
      <w:proofErr w:type="spellEnd"/>
      <w:r w:rsidR="00965069" w:rsidRPr="00F61A4E">
        <w:t xml:space="preserve"> je </w:t>
      </w:r>
      <w:proofErr w:type="spellStart"/>
      <w:r w:rsidR="00965069" w:rsidRPr="00F61A4E">
        <w:t>einen</w:t>
      </w:r>
      <w:proofErr w:type="spellEnd"/>
      <w:r w:rsidR="00965069" w:rsidRPr="00F61A4E">
        <w:t xml:space="preserve"> </w:t>
      </w:r>
      <w:r w:rsidR="007F06AF">
        <w:t>Knopf</w:t>
      </w:r>
      <w:r w:rsidR="00965069" w:rsidRPr="00F61A4E">
        <w:t xml:space="preserve"> </w:t>
      </w:r>
      <w:proofErr w:type="spellStart"/>
      <w:r w:rsidR="00965069" w:rsidRPr="00F61A4E">
        <w:t>für</w:t>
      </w:r>
      <w:proofErr w:type="spellEnd"/>
      <w:r w:rsidR="00965069" w:rsidRPr="00F61A4E">
        <w:t xml:space="preserve"> </w:t>
      </w:r>
      <w:proofErr w:type="spellStart"/>
      <w:r w:rsidR="00965069" w:rsidRPr="00F61A4E">
        <w:t>jede</w:t>
      </w:r>
      <w:proofErr w:type="spellEnd"/>
      <w:r w:rsidR="00965069" w:rsidRPr="00F61A4E">
        <w:t xml:space="preserve"> </w:t>
      </w:r>
      <w:proofErr w:type="spellStart"/>
      <w:r w:rsidR="00965069" w:rsidRPr="00F61A4E">
        <w:t>Aktion</w:t>
      </w:r>
      <w:proofErr w:type="spellEnd"/>
      <w:r w:rsidR="00965069" w:rsidRPr="00F61A4E">
        <w:t xml:space="preserve">, </w:t>
      </w:r>
      <w:proofErr w:type="spellStart"/>
      <w:r w:rsidR="00965069" w:rsidRPr="00F61A4E">
        <w:t>zunächst</w:t>
      </w:r>
      <w:proofErr w:type="spellEnd"/>
      <w:r w:rsidR="00965069" w:rsidRPr="00F61A4E">
        <w:t xml:space="preserve"> muss der </w:t>
      </w:r>
      <w:r w:rsidR="007F06AF">
        <w:t>Knopf</w:t>
      </w:r>
      <w:r w:rsidR="004A06DE">
        <w:t xml:space="preserve"> und </w:t>
      </w:r>
      <w:proofErr w:type="spellStart"/>
      <w:r w:rsidR="004A06DE">
        <w:t>anschließend</w:t>
      </w:r>
      <w:proofErr w:type="spellEnd"/>
      <w:r w:rsidR="004A06DE">
        <w:t xml:space="preserve"> </w:t>
      </w:r>
      <w:proofErr w:type="spellStart"/>
      <w:r w:rsidR="004A06DE">
        <w:t>ein</w:t>
      </w:r>
      <w:proofErr w:type="spellEnd"/>
      <w:r w:rsidR="004A06DE">
        <w:t xml:space="preserve"> </w:t>
      </w:r>
      <w:proofErr w:type="spellStart"/>
      <w:r w:rsidR="004A06DE">
        <w:t>Punkt</w:t>
      </w:r>
      <w:proofErr w:type="spellEnd"/>
      <w:r w:rsidR="00965069" w:rsidRPr="00F61A4E">
        <w:t>/</w:t>
      </w:r>
      <w:proofErr w:type="spellStart"/>
      <w:r w:rsidR="00965069" w:rsidRPr="00F61A4E">
        <w:t>Objekt</w:t>
      </w:r>
      <w:proofErr w:type="spellEnd"/>
      <w:r w:rsidR="00965069" w:rsidRPr="00F61A4E">
        <w:t xml:space="preserve"> </w:t>
      </w:r>
      <w:proofErr w:type="spellStart"/>
      <w:r w:rsidR="00965069" w:rsidRPr="00F61A4E">
        <w:t>im</w:t>
      </w:r>
      <w:proofErr w:type="spellEnd"/>
      <w:r w:rsidR="00965069" w:rsidRPr="00F61A4E">
        <w:t xml:space="preserve"> Spiel </w:t>
      </w:r>
      <w:proofErr w:type="spellStart"/>
      <w:r w:rsidR="00965069" w:rsidRPr="00F61A4E">
        <w:t>markiert</w:t>
      </w:r>
      <w:proofErr w:type="spellEnd"/>
      <w:r w:rsidR="00965069" w:rsidRPr="00F61A4E">
        <w:t xml:space="preserve"> </w:t>
      </w:r>
      <w:proofErr w:type="spellStart"/>
      <w:r w:rsidR="00965069" w:rsidRPr="00F61A4E">
        <w:t>werden</w:t>
      </w:r>
      <w:proofErr w:type="spellEnd"/>
      <w:r w:rsidR="00965069" w:rsidRPr="00F61A4E">
        <w:t>.</w:t>
      </w:r>
    </w:p>
    <w:p w14:paraId="020E9935" w14:textId="77777777" w:rsidR="00965069" w:rsidRPr="00F61A4E" w:rsidRDefault="00965069" w:rsidP="00F61A4E">
      <w:proofErr w:type="spellStart"/>
      <w:r w:rsidRPr="00F61A4E">
        <w:t>Wenn</w:t>
      </w:r>
      <w:proofErr w:type="spellEnd"/>
      <w:r w:rsidRPr="00F61A4E">
        <w:t xml:space="preserve"> </w:t>
      </w:r>
      <w:proofErr w:type="spellStart"/>
      <w:r w:rsidRPr="00F61A4E">
        <w:t>ein</w:t>
      </w:r>
      <w:proofErr w:type="spellEnd"/>
      <w:r w:rsidRPr="00F61A4E">
        <w:t xml:space="preserve"> </w:t>
      </w:r>
      <w:proofErr w:type="spellStart"/>
      <w:r w:rsidRPr="00F61A4E">
        <w:t>Kampfalien</w:t>
      </w:r>
      <w:proofErr w:type="spellEnd"/>
      <w:r w:rsidRPr="00F61A4E">
        <w:t xml:space="preserve"> </w:t>
      </w:r>
      <w:proofErr w:type="spellStart"/>
      <w:r w:rsidRPr="00F61A4E">
        <w:t>ausgewählt</w:t>
      </w:r>
      <w:proofErr w:type="spellEnd"/>
      <w:r w:rsidRPr="00F61A4E">
        <w:t xml:space="preserve"> </w:t>
      </w:r>
      <w:proofErr w:type="spellStart"/>
      <w:proofErr w:type="gramStart"/>
      <w:r w:rsidRPr="00F61A4E">
        <w:t>ist</w:t>
      </w:r>
      <w:proofErr w:type="spellEnd"/>
      <w:proofErr w:type="gramEnd"/>
      <w:r w:rsidRPr="00F61A4E">
        <w:t xml:space="preserve"> </w:t>
      </w:r>
      <w:proofErr w:type="spellStart"/>
      <w:r w:rsidRPr="00F61A4E">
        <w:t>werden</w:t>
      </w:r>
      <w:proofErr w:type="spellEnd"/>
      <w:r w:rsidRPr="00F61A4E">
        <w:t xml:space="preserve"> die </w:t>
      </w:r>
      <w:proofErr w:type="spellStart"/>
      <w:r w:rsidR="007F06AF">
        <w:t>Knöpfe</w:t>
      </w:r>
      <w:proofErr w:type="spellEnd"/>
      <w:r w:rsidRPr="00F61A4E">
        <w:t xml:space="preserve"> </w:t>
      </w:r>
      <w:proofErr w:type="spellStart"/>
      <w:r w:rsidRPr="00F61A4E">
        <w:t>für</w:t>
      </w:r>
      <w:proofErr w:type="spellEnd"/>
      <w:r w:rsidRPr="00F61A4E">
        <w:t xml:space="preserve"> die </w:t>
      </w:r>
      <w:proofErr w:type="spellStart"/>
      <w:r w:rsidR="007F06AF">
        <w:t>Befehle</w:t>
      </w:r>
      <w:r w:rsidRPr="00F61A4E">
        <w:t>angezeigt</w:t>
      </w:r>
      <w:proofErr w:type="spellEnd"/>
      <w:r w:rsidRPr="00F61A4E">
        <w:t>.</w:t>
      </w:r>
      <w:r w:rsidR="007440DC">
        <w:t xml:space="preserve"> </w:t>
      </w:r>
      <w:proofErr w:type="spellStart"/>
      <w:r w:rsidR="007440DC">
        <w:t>Aktuell</w:t>
      </w:r>
      <w:proofErr w:type="spellEnd"/>
      <w:r w:rsidR="007440DC">
        <w:t xml:space="preserve"> </w:t>
      </w:r>
      <w:proofErr w:type="spellStart"/>
      <w:r w:rsidR="007440DC">
        <w:t>aktive</w:t>
      </w:r>
      <w:proofErr w:type="spellEnd"/>
      <w:r w:rsidR="007440DC">
        <w:t xml:space="preserve"> </w:t>
      </w:r>
      <w:proofErr w:type="spellStart"/>
      <w:r w:rsidR="007F06AF">
        <w:t>Befehle</w:t>
      </w:r>
      <w:proofErr w:type="spellEnd"/>
      <w:r w:rsidR="007440DC">
        <w:t xml:space="preserve"> </w:t>
      </w:r>
      <w:proofErr w:type="spellStart"/>
      <w:r w:rsidR="007F06AF">
        <w:t>werden</w:t>
      </w:r>
      <w:proofErr w:type="spellEnd"/>
      <w:r w:rsidR="007F06AF">
        <w:t xml:space="preserve"> </w:t>
      </w:r>
      <w:proofErr w:type="spellStart"/>
      <w:r w:rsidR="007440DC">
        <w:t>farblich</w:t>
      </w:r>
      <w:proofErr w:type="spellEnd"/>
      <w:r w:rsidR="007440DC">
        <w:t xml:space="preserve"> </w:t>
      </w:r>
      <w:proofErr w:type="spellStart"/>
      <w:r w:rsidR="007440DC">
        <w:t>hinterlegt</w:t>
      </w:r>
      <w:proofErr w:type="spellEnd"/>
      <w:r w:rsidRPr="00F61A4E">
        <w:t>.</w:t>
      </w:r>
      <w:r w:rsidR="007440DC">
        <w:t xml:space="preserve"> Die </w:t>
      </w:r>
      <w:proofErr w:type="spellStart"/>
      <w:r w:rsidR="007440DC">
        <w:t>Lebensenergie</w:t>
      </w:r>
      <w:proofErr w:type="spellEnd"/>
      <w:r w:rsidR="007440DC">
        <w:t xml:space="preserve"> und </w:t>
      </w:r>
      <w:proofErr w:type="spellStart"/>
      <w:r w:rsidR="007440DC">
        <w:t>eine</w:t>
      </w:r>
      <w:proofErr w:type="spellEnd"/>
      <w:r w:rsidR="007440DC">
        <w:t xml:space="preserve"> </w:t>
      </w:r>
      <w:proofErr w:type="spellStart"/>
      <w:r w:rsidR="007440DC">
        <w:t>Übersicht</w:t>
      </w:r>
      <w:proofErr w:type="spellEnd"/>
      <w:r w:rsidR="007440DC">
        <w:t xml:space="preserve"> </w:t>
      </w:r>
      <w:proofErr w:type="spellStart"/>
      <w:r w:rsidR="007F06AF">
        <w:t>über</w:t>
      </w:r>
      <w:proofErr w:type="spellEnd"/>
      <w:r w:rsidR="007F06AF">
        <w:t xml:space="preserve"> </w:t>
      </w:r>
      <w:r w:rsidR="007440DC">
        <w:t xml:space="preserve">die </w:t>
      </w:r>
      <w:proofErr w:type="spellStart"/>
      <w:r w:rsidR="007440DC">
        <w:t>ausgewählten</w:t>
      </w:r>
      <w:proofErr w:type="spellEnd"/>
      <w:r w:rsidR="007440DC">
        <w:t xml:space="preserve"> </w:t>
      </w:r>
      <w:proofErr w:type="spellStart"/>
      <w:r w:rsidR="007440DC">
        <w:t>Einheiten</w:t>
      </w:r>
      <w:proofErr w:type="spellEnd"/>
      <w:r w:rsidR="007440DC">
        <w:t xml:space="preserve"> </w:t>
      </w:r>
      <w:proofErr w:type="spellStart"/>
      <w:r w:rsidR="007440DC">
        <w:t>befindet</w:t>
      </w:r>
      <w:proofErr w:type="spellEnd"/>
      <w:r w:rsidR="007440DC">
        <w:t xml:space="preserve"> </w:t>
      </w:r>
      <w:proofErr w:type="spellStart"/>
      <w:r w:rsidR="007440DC">
        <w:t>sich</w:t>
      </w:r>
      <w:proofErr w:type="spellEnd"/>
      <w:r w:rsidR="007440DC">
        <w:t xml:space="preserve"> auf der </w:t>
      </w:r>
      <w:proofErr w:type="spellStart"/>
      <w:r w:rsidR="002F4C0B">
        <w:t>linken</w:t>
      </w:r>
      <w:proofErr w:type="spellEnd"/>
      <w:r w:rsidR="007440DC">
        <w:t xml:space="preserve"> </w:t>
      </w:r>
      <w:proofErr w:type="spellStart"/>
      <w:r w:rsidR="007440DC">
        <w:t>Seite</w:t>
      </w:r>
      <w:proofErr w:type="spellEnd"/>
      <w:r w:rsidR="007440DC">
        <w:t>.</w:t>
      </w:r>
    </w:p>
    <w:p w14:paraId="0518304B" w14:textId="77777777" w:rsidR="00965069" w:rsidRPr="00F61A4E" w:rsidRDefault="007440DC" w:rsidP="007F2022">
      <w:proofErr w:type="spellStart"/>
      <w:r>
        <w:t>Wenn</w:t>
      </w:r>
      <w:proofErr w:type="spellEnd"/>
      <w:r>
        <w:t xml:space="preserve"> </w:t>
      </w:r>
      <w:proofErr w:type="spellStart"/>
      <w:r>
        <w:t>ein</w:t>
      </w:r>
      <w:proofErr w:type="spellEnd"/>
      <w:r>
        <w:t xml:space="preserve"> </w:t>
      </w:r>
      <w:proofErr w:type="spellStart"/>
      <w:r>
        <w:t>Kampfalien</w:t>
      </w:r>
      <w:proofErr w:type="spellEnd"/>
      <w:r>
        <w:t xml:space="preserve"> </w:t>
      </w:r>
      <w:proofErr w:type="spellStart"/>
      <w:r>
        <w:t>stirbt</w:t>
      </w:r>
      <w:proofErr w:type="spellEnd"/>
      <w:r>
        <w:t xml:space="preserve"> </w:t>
      </w:r>
      <w:proofErr w:type="spellStart"/>
      <w:r>
        <w:t>wird</w:t>
      </w:r>
      <w:proofErr w:type="spellEnd"/>
      <w:r>
        <w:t xml:space="preserve"> </w:t>
      </w:r>
      <w:proofErr w:type="spellStart"/>
      <w:r w:rsidR="007F06AF">
        <w:t>ein</w:t>
      </w:r>
      <w:proofErr w:type="spellEnd"/>
      <w:r w:rsidR="007F06AF">
        <w:t xml:space="preserve"> </w:t>
      </w:r>
      <w:proofErr w:type="spellStart"/>
      <w:r w:rsidR="007F06AF">
        <w:t>zufälliger</w:t>
      </w:r>
      <w:proofErr w:type="spellEnd"/>
      <w:r w:rsidR="007F06AF">
        <w:t xml:space="preserve"> </w:t>
      </w:r>
      <w:proofErr w:type="spellStart"/>
      <w:r w:rsidR="007F06AF">
        <w:t>Gegenstand</w:t>
      </w:r>
      <w:proofErr w:type="spellEnd"/>
      <w:r w:rsidR="007F06AF">
        <w:t xml:space="preserve"> </w:t>
      </w:r>
      <w:r w:rsidR="007F2022">
        <w:t xml:space="preserve">(Munition </w:t>
      </w:r>
      <w:proofErr w:type="spellStart"/>
      <w:proofErr w:type="gramStart"/>
      <w:r w:rsidR="007F2022">
        <w:t>oder</w:t>
      </w:r>
      <w:proofErr w:type="spellEnd"/>
      <w:proofErr w:type="gramEnd"/>
      <w:r w:rsidR="007F2022">
        <w:t xml:space="preserve"> </w:t>
      </w:r>
      <w:proofErr w:type="spellStart"/>
      <w:r w:rsidR="007F2022">
        <w:t>Medikits</w:t>
      </w:r>
      <w:proofErr w:type="spellEnd"/>
      <w:r w:rsidR="007F2022">
        <w:t xml:space="preserve">) </w:t>
      </w:r>
      <w:proofErr w:type="spellStart"/>
      <w:r w:rsidR="00965069" w:rsidRPr="00F61A4E">
        <w:t>gedroppt</w:t>
      </w:r>
      <w:proofErr w:type="spellEnd"/>
      <w:r w:rsidR="007F2022">
        <w:t xml:space="preserve">. Die </w:t>
      </w:r>
      <w:proofErr w:type="spellStart"/>
      <w:r w:rsidR="007F2022">
        <w:t>Auswahl</w:t>
      </w:r>
      <w:proofErr w:type="spellEnd"/>
      <w:r w:rsidR="007F2022">
        <w:t xml:space="preserve"> der </w:t>
      </w:r>
      <w:proofErr w:type="spellStart"/>
      <w:r w:rsidR="007F06AF">
        <w:t>Gegenstände</w:t>
      </w:r>
      <w:proofErr w:type="spellEnd"/>
      <w:r w:rsidR="007F06AF">
        <w:t xml:space="preserve"> </w:t>
      </w:r>
      <w:proofErr w:type="spellStart"/>
      <w:r w:rsidR="007F2022">
        <w:t>wird</w:t>
      </w:r>
      <w:proofErr w:type="spellEnd"/>
      <w:r w:rsidR="007F2022">
        <w:t xml:space="preserve"> </w:t>
      </w:r>
      <w:proofErr w:type="spellStart"/>
      <w:r w:rsidR="007F2022">
        <w:t>mit</w:t>
      </w:r>
      <w:proofErr w:type="spellEnd"/>
      <w:r w:rsidR="007F2022">
        <w:t xml:space="preserve"> der </w:t>
      </w:r>
      <w:proofErr w:type="spellStart"/>
      <w:r w:rsidR="007F2022">
        <w:t>Zeit</w:t>
      </w:r>
      <w:proofErr w:type="spellEnd"/>
      <w:r w:rsidR="007F2022">
        <w:t xml:space="preserve"> </w:t>
      </w:r>
      <w:proofErr w:type="spellStart"/>
      <w:r w:rsidR="007F2022">
        <w:t>erweitert</w:t>
      </w:r>
      <w:proofErr w:type="spellEnd"/>
      <w:r w:rsidR="007F2022">
        <w:t>.</w:t>
      </w:r>
      <w:r w:rsidR="007640F3" w:rsidRPr="007640F3">
        <w:rPr>
          <w:noProof/>
          <w:color w:val="000000"/>
          <w:lang w:val="de-DE" w:eastAsia="de-DE"/>
        </w:rPr>
        <w:t xml:space="preserve"> </w:t>
      </w:r>
    </w:p>
    <w:p w14:paraId="0C015CE8" w14:textId="77777777" w:rsidR="00965069" w:rsidRPr="00F61A4E" w:rsidRDefault="002F4C0B" w:rsidP="00F61A4E">
      <w:pPr>
        <w:pStyle w:val="berschrift2"/>
      </w:pPr>
      <w:bookmarkStart w:id="41" w:name="_Toc396214944"/>
      <w:bookmarkStart w:id="42" w:name="_Toc396336781"/>
      <w:r>
        <w:rPr>
          <w:noProof/>
          <w:color w:val="000000"/>
          <w:sz w:val="24"/>
          <w:szCs w:val="24"/>
          <w:lang w:val="de-DE" w:eastAsia="de-DE"/>
        </w:rPr>
        <w:drawing>
          <wp:anchor distT="0" distB="0" distL="114300" distR="114300" simplePos="0" relativeHeight="251663360" behindDoc="0" locked="0" layoutInCell="1" allowOverlap="1" wp14:anchorId="66A97081" wp14:editId="0D4DF629">
            <wp:simplePos x="0" y="0"/>
            <wp:positionH relativeFrom="margin">
              <wp:posOffset>4918655</wp:posOffset>
            </wp:positionH>
            <wp:positionV relativeFrom="margin">
              <wp:posOffset>4411345</wp:posOffset>
            </wp:positionV>
            <wp:extent cx="1313815" cy="1423035"/>
            <wp:effectExtent l="0" t="0" r="635" b="5715"/>
            <wp:wrapSquare wrapText="bothSides"/>
            <wp:docPr id="9" name="Picture 9" descr="http://www.imgbox.de/users/public/images/iXJL3MhYy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mgbox.de/users/public/images/iXJL3MhYyd.png">
                      <a:hlinkClick r:id="rId15"/>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6378" b="18061"/>
                    <a:stretch/>
                  </pic:blipFill>
                  <pic:spPr bwMode="auto">
                    <a:xfrm>
                      <a:off x="0" y="0"/>
                      <a:ext cx="1313815" cy="14230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5069" w:rsidRPr="00F61A4E">
        <w:rPr>
          <w:rStyle w:val="Fett"/>
          <w:b/>
          <w:bCs/>
        </w:rPr>
        <w:t>Alien Spawner</w:t>
      </w:r>
      <w:bookmarkEnd w:id="41"/>
      <w:bookmarkEnd w:id="42"/>
    </w:p>
    <w:p w14:paraId="2B55E878" w14:textId="77777777" w:rsidR="00965069" w:rsidRPr="00A34FD6" w:rsidRDefault="007F2022" w:rsidP="00F61A4E">
      <w:pPr>
        <w:rPr>
          <w:lang w:val="de-DE"/>
        </w:rPr>
      </w:pPr>
      <w:r>
        <w:rPr>
          <w:lang w:val="de-DE"/>
        </w:rPr>
        <w:t>Alien</w:t>
      </w:r>
      <w:r w:rsidR="00FF438F">
        <w:rPr>
          <w:lang w:val="de-DE"/>
        </w:rPr>
        <w:t xml:space="preserve"> Spawner</w:t>
      </w:r>
      <w:r>
        <w:rPr>
          <w:lang w:val="de-DE"/>
        </w:rPr>
        <w:t xml:space="preserve"> dienen der Produktion von </w:t>
      </w:r>
      <w:r w:rsidR="007440DC">
        <w:rPr>
          <w:lang w:val="de-DE"/>
        </w:rPr>
        <w:t>Kampfalien</w:t>
      </w:r>
      <w:r>
        <w:rPr>
          <w:lang w:val="de-DE"/>
        </w:rPr>
        <w:t xml:space="preserve">. Nach Auswahl des Spawners besteht die Möglichkeit die Anzahl der zu produzierenden Aliens via eines </w:t>
      </w:r>
      <w:r w:rsidR="007440DC">
        <w:rPr>
          <w:lang w:val="de-DE"/>
        </w:rPr>
        <w:t>Zif</w:t>
      </w:r>
      <w:r w:rsidR="00FF438F">
        <w:rPr>
          <w:lang w:val="de-DE"/>
        </w:rPr>
        <w:t>f</w:t>
      </w:r>
      <w:r w:rsidR="007440DC">
        <w:rPr>
          <w:lang w:val="de-DE"/>
        </w:rPr>
        <w:t>ernblocks</w:t>
      </w:r>
      <w:r>
        <w:rPr>
          <w:lang w:val="de-DE"/>
        </w:rPr>
        <w:t xml:space="preserve"> festzulegen oder bestehende Produktionen abzubrechen. </w:t>
      </w:r>
    </w:p>
    <w:p w14:paraId="19C41705" w14:textId="77777777" w:rsidR="00965069" w:rsidRPr="00F61A4E" w:rsidRDefault="00FF438F" w:rsidP="00F61A4E">
      <w:pPr>
        <w:pStyle w:val="berschrift2"/>
      </w:pPr>
      <w:bookmarkStart w:id="43" w:name="_Toc396214945"/>
      <w:bookmarkStart w:id="44" w:name="_Toc396336782"/>
      <w:r>
        <w:rPr>
          <w:noProof/>
          <w:color w:val="000000"/>
          <w:sz w:val="24"/>
          <w:szCs w:val="24"/>
          <w:lang w:val="de-DE" w:eastAsia="de-DE"/>
        </w:rPr>
        <w:drawing>
          <wp:anchor distT="0" distB="0" distL="114300" distR="114300" simplePos="0" relativeHeight="251670528" behindDoc="0" locked="0" layoutInCell="1" allowOverlap="1" wp14:anchorId="02E92896" wp14:editId="45C6C3FB">
            <wp:simplePos x="0" y="0"/>
            <wp:positionH relativeFrom="column">
              <wp:posOffset>4186728</wp:posOffset>
            </wp:positionH>
            <wp:positionV relativeFrom="paragraph">
              <wp:posOffset>344838</wp:posOffset>
            </wp:positionV>
            <wp:extent cx="2042160" cy="2059940"/>
            <wp:effectExtent l="0" t="0" r="0" b="0"/>
            <wp:wrapSquare wrapText="bothSides"/>
            <wp:docPr id="12" name="Picture 12" descr="http://www.imgbox.de/users/public/images/Ewypq5Hybw.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mgbox.de/users/public/images/Ewypq5Hybw.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2160" cy="20599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65069" w:rsidRPr="00F61A4E">
        <w:rPr>
          <w:rStyle w:val="Fett"/>
          <w:b/>
          <w:bCs/>
        </w:rPr>
        <w:t>Minimap</w:t>
      </w:r>
      <w:bookmarkEnd w:id="43"/>
      <w:bookmarkEnd w:id="44"/>
      <w:proofErr w:type="spellEnd"/>
    </w:p>
    <w:p w14:paraId="12B3DC15" w14:textId="77777777" w:rsidR="00965069" w:rsidRPr="00A34FD6" w:rsidRDefault="00965069" w:rsidP="00F72FB6">
      <w:pPr>
        <w:rPr>
          <w:lang w:val="de-DE"/>
        </w:rPr>
      </w:pPr>
      <w:r w:rsidRPr="00A34FD6">
        <w:rPr>
          <w:lang w:val="de-DE"/>
        </w:rPr>
        <w:t xml:space="preserve">Die </w:t>
      </w:r>
      <w:proofErr w:type="spellStart"/>
      <w:r w:rsidRPr="00A34FD6">
        <w:rPr>
          <w:lang w:val="de-DE"/>
        </w:rPr>
        <w:t>Minimap</w:t>
      </w:r>
      <w:proofErr w:type="spellEnd"/>
      <w:r w:rsidRPr="00A34FD6">
        <w:rPr>
          <w:lang w:val="de-DE"/>
        </w:rPr>
        <w:t xml:space="preserve"> stellt die Ringe abstrakt dar. Sie dient dazu, die Positionen der Spawner (grün) und der Kampfaliens (</w:t>
      </w:r>
      <w:r w:rsidR="007440DC">
        <w:rPr>
          <w:lang w:val="de-DE"/>
        </w:rPr>
        <w:t>gelb</w:t>
      </w:r>
      <w:r w:rsidRPr="00A34FD6">
        <w:rPr>
          <w:lang w:val="de-DE"/>
        </w:rPr>
        <w:t>) anzuzeigen. Auch das Radar wird hier dargestellt, indem rote Markierungen eingefügt werden, sobald die Astronauten ein Terminal verwenden</w:t>
      </w:r>
      <w:r w:rsidR="007F2022">
        <w:rPr>
          <w:lang w:val="de-DE"/>
        </w:rPr>
        <w:t xml:space="preserve"> oder eine Kampfhandlung stattfindet</w:t>
      </w:r>
      <w:r w:rsidRPr="00A34FD6">
        <w:rPr>
          <w:lang w:val="de-DE"/>
        </w:rPr>
        <w:t>.</w:t>
      </w:r>
      <w:r w:rsidR="007F2022">
        <w:rPr>
          <w:lang w:val="de-DE"/>
        </w:rPr>
        <w:t xml:space="preserve"> Die Markierung</w:t>
      </w:r>
      <w:r w:rsidR="00FF438F">
        <w:rPr>
          <w:lang w:val="de-DE"/>
        </w:rPr>
        <w:t xml:space="preserve"> ist nur eine kurze Zeit sichtbar</w:t>
      </w:r>
      <w:r w:rsidRPr="00A34FD6">
        <w:rPr>
          <w:lang w:val="de-DE"/>
        </w:rPr>
        <w:t>.</w:t>
      </w:r>
      <w:r w:rsidR="007F2022">
        <w:rPr>
          <w:lang w:val="de-DE"/>
        </w:rPr>
        <w:t xml:space="preserve"> Ein Klick auf die </w:t>
      </w:r>
      <w:proofErr w:type="spellStart"/>
      <w:r w:rsidR="007F2022">
        <w:rPr>
          <w:lang w:val="de-DE"/>
        </w:rPr>
        <w:t>Minimap</w:t>
      </w:r>
      <w:proofErr w:type="spellEnd"/>
      <w:r w:rsidR="007F2022">
        <w:rPr>
          <w:lang w:val="de-DE"/>
        </w:rPr>
        <w:t xml:space="preserve"> öffnet die </w:t>
      </w:r>
      <w:proofErr w:type="spellStart"/>
      <w:r w:rsidR="007F2022">
        <w:rPr>
          <w:lang w:val="de-DE"/>
        </w:rPr>
        <w:t>BigMinimap</w:t>
      </w:r>
      <w:proofErr w:type="spellEnd"/>
      <w:r w:rsidR="007F2022">
        <w:rPr>
          <w:lang w:val="de-DE"/>
        </w:rPr>
        <w:t xml:space="preserve"> (siehe unten).</w:t>
      </w:r>
      <w:r w:rsidR="007640F3" w:rsidRPr="007640F3">
        <w:rPr>
          <w:rFonts w:ascii="Times New Roman" w:hAnsi="Times New Roman" w:cs="Times New Roman"/>
          <w:noProof/>
          <w:color w:val="000000"/>
          <w:sz w:val="24"/>
          <w:szCs w:val="24"/>
          <w:lang w:val="de-DE" w:eastAsia="de-DE"/>
        </w:rPr>
        <w:t xml:space="preserve"> </w:t>
      </w:r>
    </w:p>
    <w:p w14:paraId="190ECD20" w14:textId="77777777" w:rsidR="002F4C0B" w:rsidRDefault="002F4C0B">
      <w:pPr>
        <w:rPr>
          <w:rStyle w:val="Fett"/>
          <w:rFonts w:ascii="Times New Roman" w:eastAsia="Times New Roman" w:hAnsi="Times New Roman" w:cs="Times New Roman"/>
          <w:sz w:val="28"/>
          <w:szCs w:val="36"/>
          <w:lang w:val="de-DE"/>
        </w:rPr>
      </w:pPr>
      <w:bookmarkStart w:id="45" w:name="_Toc396214946"/>
      <w:r>
        <w:rPr>
          <w:rStyle w:val="Fett"/>
          <w:b w:val="0"/>
          <w:bCs w:val="0"/>
          <w:lang w:val="de-DE"/>
        </w:rPr>
        <w:br w:type="page"/>
      </w:r>
    </w:p>
    <w:p w14:paraId="67E000A4" w14:textId="77777777" w:rsidR="00965069" w:rsidRPr="00A34FD6" w:rsidRDefault="00965069" w:rsidP="00A34FD6">
      <w:pPr>
        <w:pStyle w:val="berschrift2"/>
        <w:rPr>
          <w:lang w:val="de-DE"/>
        </w:rPr>
      </w:pPr>
      <w:bookmarkStart w:id="46" w:name="_Toc396336783"/>
      <w:proofErr w:type="spellStart"/>
      <w:r w:rsidRPr="00A34FD6">
        <w:rPr>
          <w:rStyle w:val="Fett"/>
          <w:b/>
          <w:bCs/>
          <w:lang w:val="de-DE"/>
        </w:rPr>
        <w:lastRenderedPageBreak/>
        <w:t>BigMinimap</w:t>
      </w:r>
      <w:bookmarkEnd w:id="45"/>
      <w:bookmarkEnd w:id="46"/>
      <w:proofErr w:type="spellEnd"/>
    </w:p>
    <w:p w14:paraId="17858060" w14:textId="77777777" w:rsidR="007F6589" w:rsidRDefault="00965069" w:rsidP="007F6589">
      <w:pPr>
        <w:rPr>
          <w:noProof/>
          <w:bdr w:val="none" w:sz="0" w:space="0" w:color="auto" w:frame="1"/>
          <w:lang w:val="de-DE" w:eastAsia="de-DE"/>
        </w:rPr>
      </w:pPr>
      <w:r w:rsidRPr="00A34FD6">
        <w:rPr>
          <w:lang w:val="de-DE"/>
        </w:rPr>
        <w:t xml:space="preserve">Klickt man auf die </w:t>
      </w:r>
      <w:r w:rsidR="00E2624E">
        <w:rPr>
          <w:lang w:val="de-DE"/>
        </w:rPr>
        <w:t xml:space="preserve">Minimap, so öffnet sich die </w:t>
      </w:r>
      <w:proofErr w:type="spellStart"/>
      <w:r w:rsidR="00E2624E">
        <w:rPr>
          <w:lang w:val="de-DE"/>
        </w:rPr>
        <w:t>BigM</w:t>
      </w:r>
      <w:r w:rsidRPr="00A34FD6">
        <w:rPr>
          <w:lang w:val="de-DE"/>
        </w:rPr>
        <w:t>inimap</w:t>
      </w:r>
      <w:proofErr w:type="spellEnd"/>
      <w:r w:rsidRPr="00A34FD6">
        <w:rPr>
          <w:lang w:val="de-DE"/>
        </w:rPr>
        <w:t xml:space="preserve"> in einem neuen </w:t>
      </w:r>
      <w:r w:rsidR="001624C0" w:rsidRPr="00A34FD6">
        <w:rPr>
          <w:lang w:val="de-DE"/>
        </w:rPr>
        <w:t>Fenster</w:t>
      </w:r>
      <w:r w:rsidRPr="00A34FD6">
        <w:rPr>
          <w:lang w:val="de-DE"/>
        </w:rPr>
        <w:t>. Dort hat man die Mögli</w:t>
      </w:r>
      <w:r w:rsidR="007F2022">
        <w:rPr>
          <w:lang w:val="de-DE"/>
        </w:rPr>
        <w:t xml:space="preserve">chkeit einen </w:t>
      </w:r>
      <w:r w:rsidR="007640F3">
        <w:rPr>
          <w:lang w:val="de-DE"/>
        </w:rPr>
        <w:t>Raum</w:t>
      </w:r>
      <w:r w:rsidR="007F2022">
        <w:rPr>
          <w:lang w:val="de-DE"/>
        </w:rPr>
        <w:t xml:space="preserve"> auszuwählen</w:t>
      </w:r>
      <w:r w:rsidRPr="00A34FD6">
        <w:rPr>
          <w:lang w:val="de-DE"/>
        </w:rPr>
        <w:t xml:space="preserve">. </w:t>
      </w:r>
      <w:r w:rsidR="007640F3">
        <w:rPr>
          <w:lang w:val="de-DE"/>
        </w:rPr>
        <w:t>Nach Auswahl des Raumes besteht die Möglichkeit Licht in dem dazugehörigen Sektor auszuschalten oder den Ring zu rotieren</w:t>
      </w:r>
      <w:commentRangeStart w:id="47"/>
      <w:r w:rsidR="007640F3">
        <w:rPr>
          <w:lang w:val="de-DE"/>
        </w:rPr>
        <w:t>.</w:t>
      </w:r>
      <w:r w:rsidR="007640F3" w:rsidRPr="007640F3">
        <w:rPr>
          <w:noProof/>
          <w:bdr w:val="none" w:sz="0" w:space="0" w:color="auto" w:frame="1"/>
          <w:lang w:val="de-DE" w:eastAsia="de-DE"/>
        </w:rPr>
        <w:t xml:space="preserve"> </w:t>
      </w:r>
      <w:r w:rsidR="00E2624E">
        <w:rPr>
          <w:noProof/>
          <w:bdr w:val="none" w:sz="0" w:space="0" w:color="auto" w:frame="1"/>
          <w:lang w:val="de-DE" w:eastAsia="de-DE"/>
        </w:rPr>
        <w:t xml:space="preserve">Die Aktion kann über die Knöpfe neben der BigMinimap oder durch Gesten </w:t>
      </w:r>
      <w:r w:rsidR="00F10AF9">
        <w:rPr>
          <w:noProof/>
          <w:bdr w:val="none" w:sz="0" w:space="0" w:color="auto" w:frame="1"/>
          <w:lang w:val="de-DE" w:eastAsia="de-DE"/>
        </w:rPr>
        <w:t>aktiviert</w:t>
      </w:r>
      <w:r w:rsidR="00E2624E">
        <w:rPr>
          <w:noProof/>
          <w:bdr w:val="none" w:sz="0" w:space="0" w:color="auto" w:frame="1"/>
          <w:lang w:val="de-DE" w:eastAsia="de-DE"/>
        </w:rPr>
        <w:t xml:space="preserve"> werden</w:t>
      </w:r>
      <w:commentRangeEnd w:id="47"/>
      <w:r w:rsidR="00F10AF9">
        <w:rPr>
          <w:rStyle w:val="Kommentarzeichen"/>
        </w:rPr>
        <w:commentReference w:id="47"/>
      </w:r>
      <w:r w:rsidR="00F10AF9">
        <w:rPr>
          <w:noProof/>
          <w:bdr w:val="none" w:sz="0" w:space="0" w:color="auto" w:frame="1"/>
          <w:lang w:val="de-DE" w:eastAsia="de-DE"/>
        </w:rPr>
        <w:t>.</w:t>
      </w:r>
    </w:p>
    <w:p w14:paraId="779AB2D2" w14:textId="77777777" w:rsidR="00E2624E" w:rsidRDefault="007640F3" w:rsidP="00E2624E">
      <w:pPr>
        <w:jc w:val="center"/>
        <w:rPr>
          <w:lang w:val="de-DE"/>
        </w:rPr>
      </w:pPr>
      <w:r w:rsidRPr="00A34FD6">
        <w:rPr>
          <w:noProof/>
          <w:bdr w:val="none" w:sz="0" w:space="0" w:color="auto" w:frame="1"/>
          <w:lang w:val="de-DE" w:eastAsia="de-DE"/>
        </w:rPr>
        <w:drawing>
          <wp:inline distT="0" distB="0" distL="0" distR="0" wp14:anchorId="75594495" wp14:editId="7CA8F525">
            <wp:extent cx="4794637" cy="3874210"/>
            <wp:effectExtent l="0" t="0" r="6350" b="0"/>
            <wp:docPr id="17" name="Picture 7" descr="http://www.imgbox.de/users/public/images/RA1NkjI0WY.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mgbox.de/users/public/images/RA1NkjI0WY.pn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4216" cy="388195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F10AF9" w14:paraId="1393C854" w14:textId="77777777" w:rsidTr="00F10AF9">
        <w:tc>
          <w:tcPr>
            <w:tcW w:w="3116" w:type="dxa"/>
          </w:tcPr>
          <w:p w14:paraId="4E43945F" w14:textId="6B40A18D" w:rsidR="00F10AF9" w:rsidRPr="0082116C" w:rsidRDefault="00F10AF9" w:rsidP="00E2624E">
            <w:pPr>
              <w:jc w:val="center"/>
              <w:rPr>
                <w:b/>
                <w:lang w:val="de-DE"/>
              </w:rPr>
            </w:pPr>
            <w:r w:rsidRPr="0082116C">
              <w:rPr>
                <w:b/>
                <w:lang w:val="de-DE"/>
              </w:rPr>
              <w:t>Gegen den Uhrzeigersinn drehen</w:t>
            </w:r>
          </w:p>
        </w:tc>
        <w:tc>
          <w:tcPr>
            <w:tcW w:w="3117" w:type="dxa"/>
          </w:tcPr>
          <w:p w14:paraId="7EE03A23" w14:textId="49660E55" w:rsidR="00F10AF9" w:rsidRPr="0082116C" w:rsidRDefault="00F10AF9" w:rsidP="00F10AF9">
            <w:pPr>
              <w:jc w:val="center"/>
              <w:rPr>
                <w:b/>
                <w:lang w:val="de-DE"/>
              </w:rPr>
            </w:pPr>
            <w:r w:rsidRPr="0082116C">
              <w:rPr>
                <w:b/>
                <w:lang w:val="de-DE"/>
              </w:rPr>
              <w:t>Im Uhrzeigersinn drehen</w:t>
            </w:r>
          </w:p>
        </w:tc>
        <w:tc>
          <w:tcPr>
            <w:tcW w:w="3117" w:type="dxa"/>
          </w:tcPr>
          <w:p w14:paraId="7B234826" w14:textId="765A7C17" w:rsidR="00F10AF9" w:rsidRPr="0082116C" w:rsidRDefault="0082116C" w:rsidP="00E2624E">
            <w:pPr>
              <w:jc w:val="center"/>
              <w:rPr>
                <w:b/>
                <w:lang w:val="de-DE"/>
              </w:rPr>
            </w:pPr>
            <w:commentRangeStart w:id="48"/>
            <w:r w:rsidRPr="0082116C">
              <w:rPr>
                <w:b/>
                <w:lang w:val="de-DE"/>
              </w:rPr>
              <w:t>An- und ausschalten des Stromes in der Sektorgruppe</w:t>
            </w:r>
            <w:commentRangeEnd w:id="48"/>
            <w:r>
              <w:rPr>
                <w:rStyle w:val="Kommentarzeichen"/>
              </w:rPr>
              <w:commentReference w:id="48"/>
            </w:r>
          </w:p>
        </w:tc>
      </w:tr>
      <w:tr w:rsidR="00F10AF9" w14:paraId="7105DD73" w14:textId="77777777" w:rsidTr="00F10AF9">
        <w:tc>
          <w:tcPr>
            <w:tcW w:w="3116" w:type="dxa"/>
          </w:tcPr>
          <w:p w14:paraId="2778EEFF" w14:textId="77777777" w:rsidR="00F10AF9" w:rsidRDefault="00F10AF9" w:rsidP="00E2624E">
            <w:pPr>
              <w:jc w:val="center"/>
              <w:rPr>
                <w:lang w:val="de-DE"/>
              </w:rPr>
            </w:pPr>
            <w:r>
              <w:rPr>
                <w:noProof/>
                <w:lang w:val="de-DE" w:eastAsia="de-DE"/>
              </w:rPr>
              <w:drawing>
                <wp:inline distT="0" distB="0" distL="0" distR="0" wp14:anchorId="7CD62B7B" wp14:editId="3F4F057F">
                  <wp:extent cx="1306195" cy="1323975"/>
                  <wp:effectExtent l="0" t="0" r="8255" b="9525"/>
                  <wp:docPr id="19" name="Grafik 19" descr="C:\Users\Nico\AppData\Local\Microsoft\Windows\INetCache\Content.Word\g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AppData\Local\Microsoft\Windows\INetCache\Content.Word\guh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6195" cy="1323975"/>
                          </a:xfrm>
                          <a:prstGeom prst="rect">
                            <a:avLst/>
                          </a:prstGeom>
                          <a:noFill/>
                          <a:ln>
                            <a:noFill/>
                          </a:ln>
                        </pic:spPr>
                      </pic:pic>
                    </a:graphicData>
                  </a:graphic>
                </wp:inline>
              </w:drawing>
            </w:r>
          </w:p>
        </w:tc>
        <w:tc>
          <w:tcPr>
            <w:tcW w:w="3117" w:type="dxa"/>
          </w:tcPr>
          <w:p w14:paraId="6575741E" w14:textId="77777777" w:rsidR="00F10AF9" w:rsidRDefault="00F10AF9" w:rsidP="00E2624E">
            <w:pPr>
              <w:jc w:val="center"/>
              <w:rPr>
                <w:lang w:val="de-DE"/>
              </w:rPr>
            </w:pPr>
            <w:r>
              <w:rPr>
                <w:noProof/>
                <w:lang w:val="de-DE" w:eastAsia="de-DE"/>
              </w:rPr>
              <w:drawing>
                <wp:inline distT="0" distB="0" distL="0" distR="0" wp14:anchorId="15383928" wp14:editId="28F57A1E">
                  <wp:extent cx="1341587" cy="1359617"/>
                  <wp:effectExtent l="0" t="0" r="0" b="0"/>
                  <wp:docPr id="20" name="Grafik 20" descr="C:\Users\Nico\AppData\Local\Microsoft\Windows\INetCache\Content.Word\iu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o\AppData\Local\Microsoft\Windows\INetCache\Content.Word\iuh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43718" cy="1361776"/>
                          </a:xfrm>
                          <a:prstGeom prst="rect">
                            <a:avLst/>
                          </a:prstGeom>
                          <a:noFill/>
                          <a:ln>
                            <a:noFill/>
                          </a:ln>
                        </pic:spPr>
                      </pic:pic>
                    </a:graphicData>
                  </a:graphic>
                </wp:inline>
              </w:drawing>
            </w:r>
          </w:p>
        </w:tc>
        <w:tc>
          <w:tcPr>
            <w:tcW w:w="3117" w:type="dxa"/>
          </w:tcPr>
          <w:p w14:paraId="65F487AD" w14:textId="77777777" w:rsidR="00F10AF9" w:rsidRDefault="00F10AF9" w:rsidP="00E2624E">
            <w:pPr>
              <w:jc w:val="center"/>
              <w:rPr>
                <w:lang w:val="de-DE"/>
              </w:rPr>
            </w:pPr>
            <w:r w:rsidRPr="00F10AF9">
              <w:rPr>
                <w:noProof/>
                <w:lang w:val="de-DE" w:eastAsia="de-DE"/>
              </w:rPr>
              <w:drawing>
                <wp:inline distT="0" distB="0" distL="0" distR="0" wp14:anchorId="6C5A886B" wp14:editId="0BD1C44F">
                  <wp:extent cx="777833" cy="1350109"/>
                  <wp:effectExtent l="0" t="0" r="3810" b="2540"/>
                  <wp:docPr id="21" name="Grafik 21" descr="C:\GameLab\Abschlusspräsentation\basteln\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Lab\Abschlusspräsentation\basteln\pow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4282" cy="1361303"/>
                          </a:xfrm>
                          <a:prstGeom prst="rect">
                            <a:avLst/>
                          </a:prstGeom>
                          <a:noFill/>
                          <a:ln>
                            <a:noFill/>
                          </a:ln>
                        </pic:spPr>
                      </pic:pic>
                    </a:graphicData>
                  </a:graphic>
                </wp:inline>
              </w:drawing>
            </w:r>
          </w:p>
        </w:tc>
      </w:tr>
    </w:tbl>
    <w:p w14:paraId="5EC9A77E" w14:textId="77777777" w:rsidR="0082116C" w:rsidRDefault="0082116C">
      <w:pPr>
        <w:rPr>
          <w:lang w:val="de-DE"/>
        </w:rPr>
      </w:pPr>
      <w:r>
        <w:rPr>
          <w:lang w:val="de-DE"/>
        </w:rPr>
        <w:br w:type="page"/>
      </w:r>
    </w:p>
    <w:p w14:paraId="77D2622C" w14:textId="77777777" w:rsidR="00F10AF9" w:rsidRPr="00A34FD6" w:rsidRDefault="00F10AF9" w:rsidP="00E2624E">
      <w:pPr>
        <w:jc w:val="center"/>
        <w:rPr>
          <w:lang w:val="de-DE"/>
        </w:rPr>
      </w:pPr>
    </w:p>
    <w:p w14:paraId="62B410F8" w14:textId="77777777" w:rsidR="00965069" w:rsidRPr="00A34FD6" w:rsidRDefault="00965069" w:rsidP="00A34FD6">
      <w:pPr>
        <w:pStyle w:val="berschrift2"/>
        <w:rPr>
          <w:lang w:val="de-DE"/>
        </w:rPr>
      </w:pPr>
      <w:bookmarkStart w:id="49" w:name="_Toc396214947"/>
      <w:bookmarkStart w:id="50" w:name="_Toc396336784"/>
      <w:r w:rsidRPr="00A34FD6">
        <w:rPr>
          <w:rStyle w:val="Fett"/>
          <w:b/>
          <w:bCs/>
          <w:lang w:val="de-DE"/>
        </w:rPr>
        <w:t xml:space="preserve">Status </w:t>
      </w:r>
      <w:proofErr w:type="spellStart"/>
      <w:r w:rsidRPr="00A34FD6">
        <w:rPr>
          <w:rStyle w:val="Fett"/>
          <w:b/>
          <w:bCs/>
          <w:lang w:val="de-DE"/>
        </w:rPr>
        <w:t>Overlay</w:t>
      </w:r>
      <w:bookmarkEnd w:id="49"/>
      <w:bookmarkEnd w:id="50"/>
      <w:proofErr w:type="spellEnd"/>
    </w:p>
    <w:p w14:paraId="30FBE3BE" w14:textId="77777777" w:rsidR="00965069" w:rsidRPr="00A34FD6" w:rsidRDefault="00965069" w:rsidP="00E2624E">
      <w:pPr>
        <w:rPr>
          <w:lang w:val="de-DE"/>
        </w:rPr>
      </w:pPr>
      <w:r w:rsidRPr="00A34FD6">
        <w:rPr>
          <w:lang w:val="de-DE"/>
        </w:rPr>
        <w:t xml:space="preserve">Folgendes </w:t>
      </w:r>
      <w:r w:rsidR="007640F3">
        <w:rPr>
          <w:lang w:val="de-DE"/>
        </w:rPr>
        <w:t>wird angezeigt</w:t>
      </w:r>
      <w:r w:rsidRPr="00A34FD6">
        <w:rPr>
          <w:lang w:val="de-DE"/>
        </w:rPr>
        <w:t>:</w:t>
      </w:r>
    </w:p>
    <w:p w14:paraId="4A5CCE35" w14:textId="77777777" w:rsidR="007440DC" w:rsidRPr="007440DC" w:rsidRDefault="002F4C0B" w:rsidP="00086DF0">
      <w:pPr>
        <w:pStyle w:val="Listenabsatz"/>
        <w:numPr>
          <w:ilvl w:val="0"/>
          <w:numId w:val="8"/>
        </w:numPr>
        <w:spacing w:before="240" w:line="360" w:lineRule="auto"/>
      </w:pPr>
      <w:r>
        <w:rPr>
          <w:noProof/>
          <w:color w:val="000000"/>
          <w:lang w:val="de-DE" w:eastAsia="de-DE"/>
        </w:rPr>
        <w:drawing>
          <wp:anchor distT="0" distB="0" distL="114300" distR="114300" simplePos="0" relativeHeight="251671552" behindDoc="0" locked="0" layoutInCell="1" allowOverlap="1" wp14:anchorId="7260AFAB" wp14:editId="02401DE6">
            <wp:simplePos x="0" y="0"/>
            <wp:positionH relativeFrom="column">
              <wp:posOffset>3990395</wp:posOffset>
            </wp:positionH>
            <wp:positionV relativeFrom="paragraph">
              <wp:posOffset>145664</wp:posOffset>
            </wp:positionV>
            <wp:extent cx="2124075" cy="1924050"/>
            <wp:effectExtent l="0" t="0" r="9525" b="0"/>
            <wp:wrapSquare wrapText="bothSides"/>
            <wp:docPr id="11" name="Picture 11" descr="http://www.imgbox.de/users/public/images/GbUCnjrt47.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mgbox.de/users/public/images/GbUCnjrt47.pn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4075" cy="19240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440DC" w:rsidRPr="00A34FD6">
        <w:t>Anzahl</w:t>
      </w:r>
      <w:proofErr w:type="spellEnd"/>
      <w:r w:rsidR="007440DC" w:rsidRPr="00A34FD6">
        <w:t xml:space="preserve"> </w:t>
      </w:r>
      <w:proofErr w:type="spellStart"/>
      <w:r w:rsidR="007440DC" w:rsidRPr="00A34FD6">
        <w:t>Gutscheine</w:t>
      </w:r>
      <w:proofErr w:type="spellEnd"/>
      <w:r w:rsidR="007440DC" w:rsidRPr="00A34FD6">
        <w:t xml:space="preserve"> </w:t>
      </w:r>
      <w:proofErr w:type="spellStart"/>
      <w:r w:rsidR="007440DC" w:rsidRPr="00A34FD6">
        <w:t>zum</w:t>
      </w:r>
      <w:proofErr w:type="spellEnd"/>
      <w:r w:rsidR="007440DC" w:rsidRPr="00A34FD6">
        <w:t xml:space="preserve"> </w:t>
      </w:r>
      <w:proofErr w:type="spellStart"/>
      <w:r w:rsidR="007440DC" w:rsidRPr="00A34FD6">
        <w:t>Stromausschalten</w:t>
      </w:r>
      <w:proofErr w:type="spellEnd"/>
    </w:p>
    <w:p w14:paraId="655FAD74" w14:textId="77777777" w:rsidR="007440DC" w:rsidRPr="00F72FB6" w:rsidRDefault="007440DC" w:rsidP="00086DF0">
      <w:pPr>
        <w:pStyle w:val="Listenabsatz"/>
        <w:numPr>
          <w:ilvl w:val="0"/>
          <w:numId w:val="8"/>
        </w:numPr>
        <w:spacing w:before="240" w:line="360" w:lineRule="auto"/>
        <w:rPr>
          <w:lang w:val="de-DE"/>
        </w:rPr>
      </w:pPr>
      <w:proofErr w:type="spellStart"/>
      <w:r w:rsidRPr="00A34FD6">
        <w:t>Anzahl</w:t>
      </w:r>
      <w:proofErr w:type="spellEnd"/>
      <w:r w:rsidRPr="00A34FD6">
        <w:t xml:space="preserve"> </w:t>
      </w:r>
      <w:proofErr w:type="spellStart"/>
      <w:r w:rsidRPr="00A34FD6">
        <w:t>Gutscheine</w:t>
      </w:r>
      <w:proofErr w:type="spellEnd"/>
      <w:r w:rsidRPr="00A34FD6">
        <w:t xml:space="preserve"> </w:t>
      </w:r>
      <w:proofErr w:type="spellStart"/>
      <w:r w:rsidRPr="00A34FD6">
        <w:t>zum</w:t>
      </w:r>
      <w:proofErr w:type="spellEnd"/>
      <w:r w:rsidRPr="00A34FD6">
        <w:t xml:space="preserve"> </w:t>
      </w:r>
      <w:proofErr w:type="spellStart"/>
      <w:r w:rsidRPr="00A34FD6">
        <w:t>Rotieren</w:t>
      </w:r>
      <w:proofErr w:type="spellEnd"/>
    </w:p>
    <w:p w14:paraId="228E320E" w14:textId="77777777" w:rsidR="00F72FB6" w:rsidRPr="00F72FB6" w:rsidRDefault="00965069" w:rsidP="00086DF0">
      <w:pPr>
        <w:pStyle w:val="Listenabsatz"/>
        <w:numPr>
          <w:ilvl w:val="0"/>
          <w:numId w:val="8"/>
        </w:numPr>
        <w:spacing w:before="240" w:line="360" w:lineRule="auto"/>
      </w:pPr>
      <w:r w:rsidRPr="00F72FB6">
        <w:rPr>
          <w:lang w:val="de-DE"/>
        </w:rPr>
        <w:t xml:space="preserve">Anzahl verfügbarer </w:t>
      </w:r>
      <w:proofErr w:type="spellStart"/>
      <w:r w:rsidR="00E2624E">
        <w:t>Kampfaliens</w:t>
      </w:r>
      <w:proofErr w:type="spellEnd"/>
      <w:r w:rsidR="00E2624E" w:rsidRPr="00F72FB6">
        <w:rPr>
          <w:lang w:val="de-DE"/>
        </w:rPr>
        <w:t xml:space="preserve"> </w:t>
      </w:r>
      <w:r w:rsidRPr="00F72FB6">
        <w:rPr>
          <w:lang w:val="de-DE"/>
        </w:rPr>
        <w:t xml:space="preserve">(diese können </w:t>
      </w:r>
      <w:proofErr w:type="spellStart"/>
      <w:r w:rsidRPr="00F72FB6">
        <w:rPr>
          <w:lang w:val="de-DE"/>
        </w:rPr>
        <w:t>gespawnt</w:t>
      </w:r>
      <w:proofErr w:type="spellEnd"/>
      <w:r w:rsidRPr="00F72FB6">
        <w:rPr>
          <w:lang w:val="de-DE"/>
        </w:rPr>
        <w:t xml:space="preserve"> werden)</w:t>
      </w:r>
    </w:p>
    <w:p w14:paraId="442300AD" w14:textId="77777777" w:rsidR="00F72FB6" w:rsidRDefault="00965069" w:rsidP="00086DF0">
      <w:pPr>
        <w:pStyle w:val="Listenabsatz"/>
        <w:numPr>
          <w:ilvl w:val="0"/>
          <w:numId w:val="8"/>
        </w:numPr>
        <w:spacing w:before="240" w:line="360" w:lineRule="auto"/>
      </w:pPr>
      <w:proofErr w:type="spellStart"/>
      <w:r w:rsidRPr="00A34FD6">
        <w:t>Anzahl</w:t>
      </w:r>
      <w:proofErr w:type="spellEnd"/>
      <w:r w:rsidRPr="00A34FD6">
        <w:t xml:space="preserve"> </w:t>
      </w:r>
      <w:proofErr w:type="spellStart"/>
      <w:r w:rsidR="007640F3">
        <w:t>lebender</w:t>
      </w:r>
      <w:proofErr w:type="spellEnd"/>
      <w:r w:rsidR="007640F3">
        <w:t xml:space="preserve"> </w:t>
      </w:r>
      <w:proofErr w:type="spellStart"/>
      <w:r w:rsidR="00E2624E">
        <w:t>Kampfalien</w:t>
      </w:r>
      <w:proofErr w:type="spellEnd"/>
    </w:p>
    <w:p w14:paraId="0DDDD287" w14:textId="77777777" w:rsidR="007440DC" w:rsidRDefault="007440DC" w:rsidP="00086DF0">
      <w:pPr>
        <w:pStyle w:val="Listenabsatz"/>
        <w:numPr>
          <w:ilvl w:val="0"/>
          <w:numId w:val="8"/>
        </w:numPr>
        <w:spacing w:before="240" w:line="360" w:lineRule="auto"/>
      </w:pPr>
      <w:r>
        <w:t xml:space="preserve">Der </w:t>
      </w:r>
      <w:proofErr w:type="spellStart"/>
      <w:r>
        <w:t>Menüknopf</w:t>
      </w:r>
      <w:proofErr w:type="spellEnd"/>
    </w:p>
    <w:p w14:paraId="11E24B2E" w14:textId="77777777" w:rsidR="007440DC" w:rsidRDefault="00965069" w:rsidP="00086DF0">
      <w:pPr>
        <w:pStyle w:val="Listenabsatz"/>
        <w:numPr>
          <w:ilvl w:val="0"/>
          <w:numId w:val="8"/>
        </w:numPr>
        <w:spacing w:before="240" w:line="360" w:lineRule="auto"/>
        <w:rPr>
          <w:lang w:val="de-DE"/>
        </w:rPr>
      </w:pPr>
      <w:r w:rsidRPr="00F72FB6">
        <w:rPr>
          <w:lang w:val="de-DE"/>
        </w:rPr>
        <w:t>Anzahl Punkte (diese können dazu verwe</w:t>
      </w:r>
      <w:r w:rsidR="007640F3">
        <w:rPr>
          <w:lang w:val="de-DE"/>
        </w:rPr>
        <w:t xml:space="preserve">ndet werden, um sogenannte </w:t>
      </w:r>
      <w:commentRangeStart w:id="51"/>
      <w:proofErr w:type="spellStart"/>
      <w:r w:rsidR="007640F3">
        <w:rPr>
          <w:lang w:val="de-DE"/>
        </w:rPr>
        <w:t>Patroui</w:t>
      </w:r>
      <w:r w:rsidRPr="00F72FB6">
        <w:rPr>
          <w:lang w:val="de-DE"/>
        </w:rPr>
        <w:t>llie</w:t>
      </w:r>
      <w:proofErr w:type="spellEnd"/>
      <w:r w:rsidRPr="00F72FB6">
        <w:rPr>
          <w:lang w:val="de-DE"/>
        </w:rPr>
        <w:t>-Kampfaliens</w:t>
      </w:r>
      <w:commentRangeEnd w:id="51"/>
      <w:r w:rsidR="00E2624E">
        <w:rPr>
          <w:rStyle w:val="Kommentarzeichen"/>
        </w:rPr>
        <w:commentReference w:id="51"/>
      </w:r>
      <w:r w:rsidRPr="00F72FB6">
        <w:rPr>
          <w:lang w:val="de-DE"/>
        </w:rPr>
        <w:t xml:space="preserve"> </w:t>
      </w:r>
      <w:r w:rsidRPr="007440DC">
        <w:rPr>
          <w:lang w:val="de-DE"/>
        </w:rPr>
        <w:t>zu erstellen)</w:t>
      </w:r>
    </w:p>
    <w:p w14:paraId="316AD7CA" w14:textId="77777777" w:rsidR="00DA13A9" w:rsidRPr="007440DC" w:rsidRDefault="007440DC" w:rsidP="00086DF0">
      <w:pPr>
        <w:pStyle w:val="Listenabsatz"/>
        <w:numPr>
          <w:ilvl w:val="0"/>
          <w:numId w:val="8"/>
        </w:numPr>
        <w:spacing w:before="240" w:line="360" w:lineRule="auto"/>
        <w:rPr>
          <w:lang w:val="de-DE"/>
        </w:rPr>
      </w:pPr>
      <w:r>
        <w:rPr>
          <w:lang w:val="de-DE"/>
        </w:rPr>
        <w:t>Der Knopf zum Wechseln in den Endkampfraum</w:t>
      </w:r>
      <w:r w:rsidR="007640F3" w:rsidRPr="007440DC">
        <w:rPr>
          <w:noProof/>
          <w:color w:val="000000"/>
          <w:lang w:val="de-DE" w:eastAsia="de-DE"/>
        </w:rPr>
        <w:t xml:space="preserve"> </w:t>
      </w:r>
    </w:p>
    <w:p w14:paraId="6AE51D13" w14:textId="77777777" w:rsidR="00965069" w:rsidRPr="00DA13A9" w:rsidRDefault="00965069" w:rsidP="00A34FD6">
      <w:pPr>
        <w:pStyle w:val="berschrift2"/>
        <w:rPr>
          <w:lang w:val="de-DE"/>
        </w:rPr>
      </w:pPr>
      <w:bookmarkStart w:id="52" w:name="_Toc396214949"/>
      <w:bookmarkStart w:id="53" w:name="_Toc396336785"/>
      <w:r w:rsidRPr="00DA13A9">
        <w:rPr>
          <w:rStyle w:val="Fett"/>
          <w:b/>
          <w:bCs/>
          <w:lang w:val="de-DE"/>
        </w:rPr>
        <w:t xml:space="preserve">Navigation </w:t>
      </w:r>
      <w:proofErr w:type="spellStart"/>
      <w:r w:rsidRPr="00DA13A9">
        <w:rPr>
          <w:rStyle w:val="Fett"/>
          <w:b/>
          <w:bCs/>
          <w:lang w:val="de-DE"/>
        </w:rPr>
        <w:t>Workbench</w:t>
      </w:r>
      <w:bookmarkEnd w:id="52"/>
      <w:bookmarkEnd w:id="53"/>
      <w:proofErr w:type="spellEnd"/>
    </w:p>
    <w:p w14:paraId="729940AF" w14:textId="77777777" w:rsidR="002F4C0B" w:rsidRDefault="00965069" w:rsidP="00086DF0">
      <w:pPr>
        <w:pStyle w:val="Listenabsatz"/>
        <w:numPr>
          <w:ilvl w:val="0"/>
          <w:numId w:val="10"/>
        </w:numPr>
        <w:spacing w:line="360" w:lineRule="auto"/>
        <w:rPr>
          <w:lang w:val="de-DE"/>
        </w:rPr>
      </w:pPr>
      <w:r w:rsidRPr="002F4C0B">
        <w:rPr>
          <w:b/>
          <w:lang w:val="de-DE"/>
        </w:rPr>
        <w:t>Klick</w:t>
      </w:r>
      <w:r w:rsidRPr="002F4C0B">
        <w:rPr>
          <w:lang w:val="de-DE"/>
        </w:rPr>
        <w:t>: Kurzes punktuelles Antippen unter 3 Sekunden (genau 1 Datenpunkt)</w:t>
      </w:r>
    </w:p>
    <w:p w14:paraId="7C53713B" w14:textId="1398E95A" w:rsidR="002F4C0B" w:rsidRDefault="00965069" w:rsidP="00086DF0">
      <w:pPr>
        <w:pStyle w:val="Listenabsatz"/>
        <w:numPr>
          <w:ilvl w:val="0"/>
          <w:numId w:val="10"/>
        </w:numPr>
        <w:spacing w:line="360" w:lineRule="auto"/>
        <w:rPr>
          <w:lang w:val="de-DE"/>
        </w:rPr>
      </w:pPr>
      <w:r w:rsidRPr="002F4C0B">
        <w:rPr>
          <w:b/>
          <w:lang w:val="de-DE"/>
        </w:rPr>
        <w:t>Translation</w:t>
      </w:r>
      <w:r w:rsidR="0082116C">
        <w:rPr>
          <w:lang w:val="de-DE"/>
        </w:rPr>
        <w:t>: Drücken und V</w:t>
      </w:r>
      <w:r w:rsidRPr="002F4C0B">
        <w:rPr>
          <w:lang w:val="de-DE"/>
        </w:rPr>
        <w:t>erschieben (genau 1 Datenpunkt)</w:t>
      </w:r>
    </w:p>
    <w:p w14:paraId="282BE7C9" w14:textId="7845E290" w:rsidR="002F4C0B" w:rsidRDefault="007640F3" w:rsidP="00086DF0">
      <w:pPr>
        <w:pStyle w:val="Listenabsatz"/>
        <w:numPr>
          <w:ilvl w:val="0"/>
          <w:numId w:val="10"/>
        </w:numPr>
        <w:spacing w:line="360" w:lineRule="auto"/>
        <w:rPr>
          <w:lang w:val="de-DE"/>
        </w:rPr>
      </w:pPr>
      <w:r w:rsidRPr="002F4C0B">
        <w:rPr>
          <w:b/>
          <w:lang w:val="de-DE"/>
        </w:rPr>
        <w:t>Selektion</w:t>
      </w:r>
      <w:r w:rsidR="00965069" w:rsidRPr="002F4C0B">
        <w:rPr>
          <w:lang w:val="de-DE"/>
        </w:rPr>
        <w:t xml:space="preserve">: Mit 2 Fingern wischen, Abstand zwischen den Fingern </w:t>
      </w:r>
      <w:r w:rsidR="0082116C">
        <w:rPr>
          <w:lang w:val="de-DE"/>
        </w:rPr>
        <w:t xml:space="preserve">mit </w:t>
      </w:r>
      <w:r w:rsidR="00965069" w:rsidRPr="002F4C0B">
        <w:rPr>
          <w:lang w:val="de-DE"/>
        </w:rPr>
        <w:t xml:space="preserve">1 - 2 cm optimal (genau </w:t>
      </w:r>
      <w:r w:rsidR="0082116C">
        <w:rPr>
          <w:lang w:val="de-DE"/>
        </w:rPr>
        <w:br/>
      </w:r>
      <w:r w:rsidR="00965069" w:rsidRPr="002F4C0B">
        <w:rPr>
          <w:lang w:val="de-DE"/>
        </w:rPr>
        <w:t>2 Datenpunkte)</w:t>
      </w:r>
    </w:p>
    <w:p w14:paraId="3767CD88" w14:textId="77777777" w:rsidR="00E2624E" w:rsidRPr="00E2624E" w:rsidRDefault="00965069" w:rsidP="00086DF0">
      <w:pPr>
        <w:pStyle w:val="Listenabsatz"/>
        <w:numPr>
          <w:ilvl w:val="0"/>
          <w:numId w:val="10"/>
        </w:numPr>
        <w:spacing w:line="360" w:lineRule="auto"/>
        <w:rPr>
          <w:lang w:val="de-DE"/>
        </w:rPr>
      </w:pPr>
      <w:r w:rsidRPr="002F4C0B">
        <w:rPr>
          <w:b/>
          <w:lang w:val="de-DE"/>
        </w:rPr>
        <w:t>Rota</w:t>
      </w:r>
      <w:r w:rsidR="007640F3" w:rsidRPr="002F4C0B">
        <w:rPr>
          <w:b/>
          <w:lang w:val="de-DE"/>
        </w:rPr>
        <w:t>tion</w:t>
      </w:r>
      <w:r w:rsidR="007640F3" w:rsidRPr="002F4C0B">
        <w:rPr>
          <w:lang w:val="de-DE"/>
        </w:rPr>
        <w:t xml:space="preserve">: Mit 2 Fingern </w:t>
      </w:r>
      <w:r w:rsidRPr="002F4C0B">
        <w:rPr>
          <w:lang w:val="de-DE"/>
        </w:rPr>
        <w:t>rotieren, Abstand der Finger mindestens 5 cm (genau 2 Datenpunkte)</w:t>
      </w:r>
    </w:p>
    <w:p w14:paraId="2444A723" w14:textId="77777777" w:rsidR="00965069" w:rsidRPr="00A34FD6" w:rsidRDefault="00965069" w:rsidP="00965069">
      <w:pPr>
        <w:pStyle w:val="StandardWeb"/>
        <w:shd w:val="clear" w:color="auto" w:fill="FFFFFF"/>
        <w:rPr>
          <w:color w:val="000000"/>
        </w:rPr>
      </w:pPr>
      <w:proofErr w:type="spellStart"/>
      <w:r w:rsidRPr="00C72A1C">
        <w:rPr>
          <w:rStyle w:val="Fett"/>
        </w:rPr>
        <w:t>Achtung</w:t>
      </w:r>
      <w:proofErr w:type="spellEnd"/>
    </w:p>
    <w:p w14:paraId="78CC9D30" w14:textId="280804DD" w:rsidR="00B94E4B" w:rsidRDefault="0082116C" w:rsidP="00086DF0">
      <w:pPr>
        <w:pStyle w:val="Listenabsatz"/>
        <w:numPr>
          <w:ilvl w:val="0"/>
          <w:numId w:val="11"/>
        </w:numPr>
        <w:rPr>
          <w:lang w:val="de-DE"/>
        </w:rPr>
      </w:pPr>
      <w:r>
        <w:rPr>
          <w:lang w:val="de-DE"/>
        </w:rPr>
        <w:t>Überflüssige Datenpunkte (&gt; 3</w:t>
      </w:r>
      <w:r w:rsidR="00965069" w:rsidRPr="00B94E4B">
        <w:rPr>
          <w:lang w:val="de-DE"/>
        </w:rPr>
        <w:t>) verursachen Fehleingaben.</w:t>
      </w:r>
    </w:p>
    <w:p w14:paraId="5CB73279" w14:textId="77777777" w:rsidR="00965069" w:rsidRPr="00B94E4B" w:rsidRDefault="00965069" w:rsidP="00086DF0">
      <w:pPr>
        <w:pStyle w:val="Listenabsatz"/>
        <w:numPr>
          <w:ilvl w:val="0"/>
          <w:numId w:val="11"/>
        </w:numPr>
        <w:rPr>
          <w:lang w:val="de-DE"/>
        </w:rPr>
      </w:pPr>
      <w:r w:rsidRPr="00B94E4B">
        <w:rPr>
          <w:lang w:val="de-DE"/>
        </w:rPr>
        <w:t xml:space="preserve">Das System bereinigt sich nach </w:t>
      </w:r>
      <w:r w:rsidR="00B94E4B">
        <w:rPr>
          <w:lang w:val="de-DE"/>
        </w:rPr>
        <w:t>drei</w:t>
      </w:r>
      <w:r w:rsidRPr="00B94E4B">
        <w:rPr>
          <w:lang w:val="de-DE"/>
        </w:rPr>
        <w:t xml:space="preserve"> Sekunden selbstständig</w:t>
      </w:r>
    </w:p>
    <w:p w14:paraId="7B18257E" w14:textId="77777777" w:rsidR="0038144F" w:rsidRPr="00A34FD6" w:rsidRDefault="0038144F" w:rsidP="0038144F">
      <w:pPr>
        <w:pStyle w:val="berschrift1"/>
        <w:rPr>
          <w:szCs w:val="24"/>
          <w:lang w:val="de-DE"/>
        </w:rPr>
      </w:pPr>
      <w:bookmarkStart w:id="54" w:name="_Toc396214411"/>
      <w:bookmarkStart w:id="55" w:name="_Toc396214952"/>
      <w:bookmarkStart w:id="56" w:name="_Toc396214408"/>
      <w:bookmarkStart w:id="57" w:name="_Toc396214940"/>
      <w:bookmarkStart w:id="58" w:name="_Toc396336786"/>
      <w:proofErr w:type="spellStart"/>
      <w:r w:rsidRPr="00A34FD6">
        <w:rPr>
          <w:szCs w:val="24"/>
          <w:lang w:val="de-DE"/>
        </w:rPr>
        <w:lastRenderedPageBreak/>
        <w:t>Storyline</w:t>
      </w:r>
      <w:bookmarkEnd w:id="56"/>
      <w:bookmarkEnd w:id="57"/>
      <w:bookmarkEnd w:id="58"/>
      <w:proofErr w:type="spellEnd"/>
    </w:p>
    <w:p w14:paraId="6863554C" w14:textId="27CF725A" w:rsidR="002F4C0B" w:rsidRDefault="0082116C" w:rsidP="007F6589">
      <w:pPr>
        <w:jc w:val="center"/>
        <w:rPr>
          <w:rStyle w:val="Fett"/>
          <w:b w:val="0"/>
          <w:bCs w:val="0"/>
          <w:lang w:val="de-DE"/>
        </w:rPr>
      </w:pPr>
      <w:bookmarkStart w:id="59" w:name="_Toc396214941"/>
      <w:r w:rsidRPr="0082116C">
        <w:rPr>
          <w:rStyle w:val="Fett"/>
          <w:b w:val="0"/>
          <w:bCs w:val="0"/>
          <w:noProof/>
          <w:lang w:val="de-DE" w:eastAsia="de-DE"/>
        </w:rPr>
        <w:drawing>
          <wp:inline distT="0" distB="0" distL="0" distR="0" wp14:anchorId="337AF1B7" wp14:editId="3FE8C6E8">
            <wp:extent cx="3124668" cy="3124668"/>
            <wp:effectExtent l="0" t="0" r="0" b="0"/>
            <wp:docPr id="23" name="Grafik 23" descr="C:\GameLab\Abschlusspräsentation\basteln\Minimap mit Bezeichn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Lab\Abschlusspräsentation\basteln\Minimap mit Bezeichnun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9093" cy="3129093"/>
                    </a:xfrm>
                    <a:prstGeom prst="rect">
                      <a:avLst/>
                    </a:prstGeom>
                    <a:noFill/>
                    <a:ln>
                      <a:noFill/>
                    </a:ln>
                  </pic:spPr>
                </pic:pic>
              </a:graphicData>
            </a:graphic>
          </wp:inline>
        </w:drawing>
      </w:r>
    </w:p>
    <w:bookmarkEnd w:id="59"/>
    <w:p w14:paraId="4525D784" w14:textId="7FF34A13" w:rsidR="0038144F" w:rsidRPr="00A34FD6" w:rsidRDefault="00F654F5" w:rsidP="00F72FB6">
      <w:pPr>
        <w:rPr>
          <w:lang w:val="de-DE"/>
        </w:rPr>
      </w:pPr>
      <w:r w:rsidRPr="0082116C">
        <w:rPr>
          <w:noProof/>
          <w:lang w:val="de-DE" w:eastAsia="de-DE"/>
        </w:rPr>
        <w:drawing>
          <wp:anchor distT="0" distB="0" distL="114300" distR="114300" simplePos="0" relativeHeight="251675648" behindDoc="0" locked="0" layoutInCell="1" allowOverlap="1" wp14:anchorId="1DF93FDC" wp14:editId="2781A45D">
            <wp:simplePos x="0" y="0"/>
            <wp:positionH relativeFrom="margin">
              <wp:align>right</wp:align>
            </wp:positionH>
            <wp:positionV relativeFrom="paragraph">
              <wp:posOffset>4445</wp:posOffset>
            </wp:positionV>
            <wp:extent cx="2369185" cy="1647190"/>
            <wp:effectExtent l="0" t="0" r="0" b="0"/>
            <wp:wrapSquare wrapText="bothSides"/>
            <wp:docPr id="24" name="Grafik 24" descr="C:\Users\Nico\Dropbox\Informatik\S8\GameLab\Präsentation\Bilder\startAstona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Dropbox\Informatik\S8\GameLab\Präsentation\Bilder\startAstonau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69185" cy="164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Die Spieler, die die Astronauten spielen starten in Raum</w:t>
      </w:r>
      <w:r w:rsidR="0082116C">
        <w:rPr>
          <w:rStyle w:val="apple-converted-space"/>
          <w:color w:val="000000"/>
          <w:lang w:val="de-DE"/>
        </w:rPr>
        <w:t xml:space="preserve"> </w:t>
      </w:r>
      <w:r>
        <w:rPr>
          <w:rStyle w:val="apple-converted-space"/>
          <w:color w:val="000000"/>
          <w:lang w:val="de-DE"/>
        </w:rPr>
        <w:br/>
      </w:r>
      <w:r w:rsidR="0082116C">
        <w:rPr>
          <w:rStyle w:val="Fett"/>
          <w:color w:val="000000"/>
          <w:lang w:val="de-DE"/>
        </w:rPr>
        <w:t>F1, R1</w:t>
      </w:r>
      <w:r w:rsidR="0038144F" w:rsidRPr="00A34FD6">
        <w:rPr>
          <w:lang w:val="de-DE"/>
        </w:rPr>
        <w:t>, dies ist der</w:t>
      </w:r>
      <w:r w:rsidR="0038144F" w:rsidRPr="00A34FD6">
        <w:rPr>
          <w:rStyle w:val="apple-converted-space"/>
          <w:color w:val="000000"/>
          <w:lang w:val="de-DE"/>
        </w:rPr>
        <w:t> </w:t>
      </w:r>
      <w:r w:rsidR="0038144F" w:rsidRPr="00A34FD6">
        <w:rPr>
          <w:rStyle w:val="Fett"/>
          <w:color w:val="000000"/>
          <w:lang w:val="de-DE"/>
        </w:rPr>
        <w:t>Aufwachraum</w:t>
      </w:r>
      <w:r w:rsidR="0038144F" w:rsidRPr="00A34FD6">
        <w:rPr>
          <w:lang w:val="de-DE"/>
        </w:rPr>
        <w:t>. Sie steigen aus ihren Schlafkapseln und erkunden erst einmal die Umgebung. Hierbei wird ihnen bewusst, dass die Raumstation</w:t>
      </w:r>
      <w:r>
        <w:rPr>
          <w:lang w:val="de-DE"/>
        </w:rPr>
        <w:t>,</w:t>
      </w:r>
      <w:r w:rsidR="0038144F" w:rsidRPr="00A34FD6">
        <w:rPr>
          <w:lang w:val="de-DE"/>
        </w:rPr>
        <w:t xml:space="preserve"> während sie in den kryogenischen Schlaf versetzt waren, angegriffen wurde und unter feindlicher Kontrolle ist.</w:t>
      </w:r>
    </w:p>
    <w:p w14:paraId="57C9B48D" w14:textId="368806CD" w:rsidR="0038144F" w:rsidRPr="00A34FD6" w:rsidRDefault="0038144F" w:rsidP="00F72FB6">
      <w:pPr>
        <w:rPr>
          <w:lang w:val="de-DE"/>
        </w:rPr>
      </w:pPr>
      <w:r w:rsidRPr="00A34FD6">
        <w:rPr>
          <w:lang w:val="de-DE"/>
        </w:rPr>
        <w:t>Der Raum indem sie sich befinden ist generell als Schlafraum eingerichtet. In diesem Raum finden sie die erste richtige Waffe, eine</w:t>
      </w:r>
      <w:r w:rsidRPr="00A34FD6">
        <w:rPr>
          <w:rStyle w:val="apple-converted-space"/>
          <w:color w:val="000000"/>
          <w:lang w:val="de-DE"/>
        </w:rPr>
        <w:t> </w:t>
      </w:r>
      <w:r w:rsidRPr="00A34FD6">
        <w:rPr>
          <w:rStyle w:val="Fett"/>
          <w:color w:val="000000"/>
          <w:lang w:val="de-DE"/>
        </w:rPr>
        <w:t>Glock</w:t>
      </w:r>
      <w:r w:rsidRPr="00A34FD6">
        <w:rPr>
          <w:rStyle w:val="apple-converted-space"/>
          <w:color w:val="000000"/>
          <w:lang w:val="de-DE"/>
        </w:rPr>
        <w:t> </w:t>
      </w:r>
      <w:r w:rsidRPr="00A34FD6">
        <w:rPr>
          <w:lang w:val="de-DE"/>
        </w:rPr>
        <w:t>und ein paar</w:t>
      </w:r>
      <w:r w:rsidRPr="00A34FD6">
        <w:rPr>
          <w:rStyle w:val="apple-converted-space"/>
          <w:color w:val="000000"/>
          <w:lang w:val="de-DE"/>
        </w:rPr>
        <w:t> </w:t>
      </w:r>
      <w:r w:rsidRPr="00A34FD6">
        <w:rPr>
          <w:rStyle w:val="Fett"/>
          <w:color w:val="000000"/>
          <w:lang w:val="de-DE"/>
        </w:rPr>
        <w:t>Batterien</w:t>
      </w:r>
      <w:r w:rsidRPr="00A34FD6">
        <w:rPr>
          <w:lang w:val="de-DE"/>
        </w:rPr>
        <w:t xml:space="preserve">, die sie an sich nehmen. Von dort aus starten die Astronauten ihre Mission ins </w:t>
      </w:r>
      <w:proofErr w:type="spellStart"/>
      <w:r w:rsidR="0082116C">
        <w:rPr>
          <w:lang w:val="de-DE"/>
        </w:rPr>
        <w:t>i</w:t>
      </w:r>
      <w:r w:rsidRPr="00A34FD6">
        <w:rPr>
          <w:lang w:val="de-DE"/>
        </w:rPr>
        <w:t>nnere</w:t>
      </w:r>
      <w:proofErr w:type="spellEnd"/>
      <w:r w:rsidRPr="00A34FD6">
        <w:rPr>
          <w:lang w:val="de-DE"/>
        </w:rPr>
        <w:t xml:space="preserve"> der Raumstation.</w:t>
      </w:r>
    </w:p>
    <w:p w14:paraId="702057A4" w14:textId="3D92B25A" w:rsidR="0038144F" w:rsidRPr="00A34FD6" w:rsidRDefault="0038144F" w:rsidP="00F72FB6">
      <w:pPr>
        <w:rPr>
          <w:lang w:val="de-DE"/>
        </w:rPr>
      </w:pPr>
      <w:r w:rsidRPr="00A34FD6">
        <w:rPr>
          <w:lang w:val="de-DE"/>
        </w:rPr>
        <w:t>Von Raum "F1, R1" kann nur in Raum</w:t>
      </w:r>
      <w:r w:rsidR="00F654F5">
        <w:rPr>
          <w:lang w:val="de-DE"/>
        </w:rPr>
        <w:t xml:space="preserve"> </w:t>
      </w:r>
      <w:r w:rsidR="00F654F5">
        <w:rPr>
          <w:rStyle w:val="Fett"/>
          <w:color w:val="000000"/>
          <w:lang w:val="de-DE"/>
        </w:rPr>
        <w:t>F1, R2</w:t>
      </w:r>
      <w:r w:rsidRPr="00A34FD6">
        <w:rPr>
          <w:lang w:val="de-DE"/>
        </w:rPr>
        <w:t>gelangt werden. Die Astronauten stoßen auf Leichen der Besatzung. Schnell wird ihnen klar, dass sie darauf vorbereitet sein müssen sich gegen feindliche Einheiten zur Wehr zu setzen. In diesem Raum finden sie eine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lang w:val="de-DE"/>
        </w:rPr>
        <w:t>und eine</w:t>
      </w:r>
      <w:r w:rsidRPr="00A34FD6">
        <w:rPr>
          <w:rStyle w:val="apple-converted-space"/>
          <w:color w:val="000000"/>
          <w:lang w:val="de-DE"/>
        </w:rPr>
        <w:t> </w:t>
      </w:r>
      <w:r w:rsidRPr="00A34FD6">
        <w:rPr>
          <w:rStyle w:val="Fett"/>
          <w:color w:val="000000"/>
          <w:lang w:val="de-DE"/>
        </w:rPr>
        <w:t>Taschenlampe</w:t>
      </w:r>
      <w:r w:rsidRPr="00A34FD6">
        <w:rPr>
          <w:lang w:val="de-DE"/>
        </w:rPr>
        <w:t>, diese nehmen sie an sich. Die</w:t>
      </w:r>
      <w:r w:rsidRPr="00A34FD6">
        <w:rPr>
          <w:rStyle w:val="apple-converted-space"/>
          <w:color w:val="000000"/>
          <w:lang w:val="de-DE"/>
        </w:rPr>
        <w:t> </w:t>
      </w:r>
      <w:r w:rsidRPr="00A34FD6">
        <w:rPr>
          <w:rStyle w:val="Fett"/>
          <w:color w:val="000000"/>
          <w:lang w:val="de-DE"/>
        </w:rPr>
        <w:t>Batterien</w:t>
      </w:r>
      <w:r w:rsidRPr="00A34FD6">
        <w:rPr>
          <w:rStyle w:val="apple-converted-space"/>
          <w:color w:val="000000"/>
          <w:lang w:val="de-DE"/>
        </w:rPr>
        <w:t> </w:t>
      </w:r>
      <w:r w:rsidRPr="00A34FD6">
        <w:rPr>
          <w:lang w:val="de-DE"/>
        </w:rPr>
        <w:t>passen genau in die</w:t>
      </w:r>
      <w:r w:rsidRPr="00A34FD6">
        <w:rPr>
          <w:rStyle w:val="apple-converted-space"/>
          <w:color w:val="000000"/>
          <w:lang w:val="de-DE"/>
        </w:rPr>
        <w:t> </w:t>
      </w:r>
      <w:r w:rsidRPr="00A34FD6">
        <w:rPr>
          <w:rStyle w:val="Fett"/>
          <w:color w:val="000000"/>
          <w:lang w:val="de-DE"/>
        </w:rPr>
        <w:t>Taschenlampe</w:t>
      </w:r>
      <w:r w:rsidRPr="00A34FD6">
        <w:rPr>
          <w:lang w:val="de-DE"/>
        </w:rPr>
        <w:t>.</w:t>
      </w:r>
    </w:p>
    <w:p w14:paraId="23CF274A" w14:textId="6F341440" w:rsidR="0038144F" w:rsidRPr="00A34FD6" w:rsidRDefault="0038144F" w:rsidP="00F72FB6">
      <w:pPr>
        <w:rPr>
          <w:lang w:val="de-DE"/>
        </w:rPr>
      </w:pPr>
      <w:r w:rsidRPr="00A34FD6">
        <w:rPr>
          <w:lang w:val="de-DE"/>
        </w:rPr>
        <w:t>Von Raum "F1, R2" gehen sie nun weiter in den Raum</w:t>
      </w:r>
      <w:r w:rsidR="00F654F5">
        <w:rPr>
          <w:rStyle w:val="apple-converted-space"/>
          <w:color w:val="000000"/>
          <w:lang w:val="de-DE"/>
        </w:rPr>
        <w:t xml:space="preserve"> </w:t>
      </w:r>
      <w:r w:rsidR="00F654F5">
        <w:rPr>
          <w:rStyle w:val="Fett"/>
          <w:color w:val="000000"/>
          <w:lang w:val="de-DE"/>
        </w:rPr>
        <w:t>F1, R3</w:t>
      </w:r>
      <w:r w:rsidRPr="00A34FD6">
        <w:rPr>
          <w:lang w:val="de-DE"/>
        </w:rPr>
        <w:t>. In diesem Raum befinden sich wieder einige Leichen, bei einer der Leichen finden sie eine</w:t>
      </w:r>
      <w:r w:rsidRPr="00A34FD6">
        <w:rPr>
          <w:rStyle w:val="apple-converted-space"/>
          <w:color w:val="000000"/>
          <w:lang w:val="de-DE"/>
        </w:rPr>
        <w:t> </w:t>
      </w:r>
      <w:r w:rsidRPr="00A34FD6">
        <w:rPr>
          <w:rStyle w:val="Fett"/>
          <w:color w:val="000000"/>
          <w:lang w:val="de-DE"/>
        </w:rPr>
        <w:t>Schlüsselkarte</w:t>
      </w:r>
      <w:r w:rsidRPr="00A34FD6">
        <w:rPr>
          <w:lang w:val="de-DE"/>
        </w:rPr>
        <w:t>, die sie an sich nehmen. Hier befindet sich auch ein Terminal, an dem die Astronauten den Zustand der Raumstation und die Position der Ringe in Erfahrung bringen können.</w:t>
      </w:r>
    </w:p>
    <w:p w14:paraId="5D230D56" w14:textId="1DEEE364" w:rsidR="0038144F" w:rsidRPr="00A34FD6" w:rsidRDefault="0038144F" w:rsidP="00F72FB6">
      <w:pPr>
        <w:rPr>
          <w:lang w:val="de-DE"/>
        </w:rPr>
      </w:pPr>
      <w:r w:rsidRPr="00A34FD6">
        <w:rPr>
          <w:lang w:val="de-DE"/>
        </w:rPr>
        <w:t xml:space="preserve">Um weiter ins Innere der Raumstation zu gelangen müssen </w:t>
      </w:r>
      <w:r w:rsidR="00F654F5">
        <w:rPr>
          <w:lang w:val="de-DE"/>
        </w:rPr>
        <w:t>s</w:t>
      </w:r>
      <w:r w:rsidRPr="00A34FD6">
        <w:rPr>
          <w:lang w:val="de-DE"/>
        </w:rPr>
        <w:t xml:space="preserve">ie die Ringe nun so drehen, dass es einen Übergang in den nächsten Ring gibt. Dies ist nicht immer leicht, da nur </w:t>
      </w:r>
      <w:proofErr w:type="gramStart"/>
      <w:r w:rsidRPr="00A34FD6">
        <w:rPr>
          <w:lang w:val="de-DE"/>
        </w:rPr>
        <w:t>wenig</w:t>
      </w:r>
      <w:proofErr w:type="gramEnd"/>
      <w:r w:rsidRPr="00A34FD6">
        <w:rPr>
          <w:lang w:val="de-DE"/>
        </w:rPr>
        <w:t xml:space="preserve"> Räume Übergänge haben. Um nun die Drehfunktion zu aktivieren müssen die Astronauten ein Rätsel am Terminal lösen. Die Rätsel </w:t>
      </w:r>
      <w:r w:rsidRPr="00A34FD6">
        <w:rPr>
          <w:lang w:val="de-DE"/>
        </w:rPr>
        <w:lastRenderedPageBreak/>
        <w:t xml:space="preserve">teilen sich auf in </w:t>
      </w:r>
      <w:r w:rsidR="00F654F5">
        <w:rPr>
          <w:lang w:val="de-DE"/>
        </w:rPr>
        <w:t xml:space="preserve">Zahlenreihen, Sprachanalogien, Logikaufgaben usw. (siehe Abschnitt </w:t>
      </w:r>
      <w:r w:rsidR="00F654F5">
        <w:rPr>
          <w:lang w:val="de-DE"/>
        </w:rPr>
        <w:fldChar w:fldCharType="begin"/>
      </w:r>
      <w:r w:rsidR="00F654F5">
        <w:rPr>
          <w:lang w:val="de-DE"/>
        </w:rPr>
        <w:instrText xml:space="preserve"> REF _Ref396333047 \h </w:instrText>
      </w:r>
      <w:r w:rsidR="00F654F5">
        <w:rPr>
          <w:lang w:val="de-DE"/>
        </w:rPr>
      </w:r>
      <w:r w:rsidR="00F654F5">
        <w:rPr>
          <w:lang w:val="de-DE"/>
        </w:rPr>
        <w:fldChar w:fldCharType="separate"/>
      </w:r>
      <w:r w:rsidR="00F654F5" w:rsidRPr="00A34FD6">
        <w:rPr>
          <w:szCs w:val="21"/>
          <w:lang w:val="de-DE"/>
        </w:rPr>
        <w:t>Rätsel zum Öffnen von Türen</w:t>
      </w:r>
      <w:r w:rsidR="00F654F5">
        <w:rPr>
          <w:lang w:val="de-DE"/>
        </w:rPr>
        <w:fldChar w:fldCharType="end"/>
      </w:r>
      <w:r w:rsidR="00F654F5">
        <w:rPr>
          <w:lang w:val="de-DE"/>
        </w:rPr>
        <w:t xml:space="preserve">). </w:t>
      </w:r>
      <w:r w:rsidRPr="00A34FD6">
        <w:rPr>
          <w:lang w:val="de-DE"/>
        </w:rPr>
        <w:t xml:space="preserve">Haben sie </w:t>
      </w:r>
      <w:r w:rsidR="00F654F5">
        <w:rPr>
          <w:lang w:val="de-DE"/>
        </w:rPr>
        <w:t>das Rätsel</w:t>
      </w:r>
      <w:r w:rsidRPr="00A34FD6">
        <w:rPr>
          <w:lang w:val="de-DE"/>
        </w:rPr>
        <w:t xml:space="preserve"> erfolgreich gelöst, können sie den Ring </w:t>
      </w:r>
      <w:proofErr w:type="spellStart"/>
      <w:r w:rsidRPr="00A34FD6">
        <w:rPr>
          <w:lang w:val="de-DE"/>
        </w:rPr>
        <w:t>so weit</w:t>
      </w:r>
      <w:proofErr w:type="spellEnd"/>
      <w:r w:rsidRPr="00A34FD6">
        <w:rPr>
          <w:lang w:val="de-DE"/>
        </w:rPr>
        <w:t xml:space="preserve"> drehen wie sie wollen. Jedoch haben sie nur die Möglichkeit den mittleren Ring zu drehen, da der innere fest zu sein scheint. Lösen sie das Rätsel nicht erfolgreich, müssen sie erneut am Terminal ein neues Rätsel lösen</w:t>
      </w:r>
      <w:r w:rsidR="00F654F5">
        <w:rPr>
          <w:lang w:val="de-DE"/>
        </w:rPr>
        <w:t>.</w:t>
      </w:r>
    </w:p>
    <w:p w14:paraId="24C372B6" w14:textId="2925A9C9" w:rsidR="0038144F" w:rsidRPr="00A34FD6" w:rsidRDefault="0038144F" w:rsidP="00F72FB6">
      <w:pPr>
        <w:rPr>
          <w:lang w:val="de-DE"/>
        </w:rPr>
      </w:pPr>
      <w:r w:rsidRPr="00A34FD6">
        <w:rPr>
          <w:lang w:val="de-DE"/>
        </w:rPr>
        <w:t xml:space="preserve">In der sinnvollsten Variante gelangen die Astronauten nach erfolgreichem Drehen nun in den </w:t>
      </w:r>
      <w:r w:rsidR="00F654F5">
        <w:rPr>
          <w:lang w:val="de-DE"/>
        </w:rPr>
        <w:br/>
      </w:r>
      <w:r w:rsidRPr="00A34FD6">
        <w:rPr>
          <w:lang w:val="de-DE"/>
        </w:rPr>
        <w:t>Raum</w:t>
      </w:r>
      <w:r w:rsidR="00F654F5">
        <w:rPr>
          <w:rStyle w:val="apple-converted-space"/>
          <w:color w:val="000000"/>
          <w:lang w:val="de-DE"/>
        </w:rPr>
        <w:t xml:space="preserve"> </w:t>
      </w:r>
      <w:r w:rsidR="00F654F5">
        <w:rPr>
          <w:rStyle w:val="Fett"/>
          <w:color w:val="000000"/>
          <w:lang w:val="de-DE"/>
        </w:rPr>
        <w:t>F2, R3</w:t>
      </w:r>
      <w:r w:rsidRPr="00A34FD6">
        <w:rPr>
          <w:lang w:val="de-DE"/>
        </w:rPr>
        <w:t>. Ebenfalls befindet sich an der Wand ein</w:t>
      </w:r>
      <w:r w:rsidRPr="00A34FD6">
        <w:rPr>
          <w:rStyle w:val="apple-converted-space"/>
          <w:color w:val="000000"/>
          <w:lang w:val="de-DE"/>
        </w:rPr>
        <w:t> </w:t>
      </w:r>
      <w:r w:rsidRPr="00A34FD6">
        <w:rPr>
          <w:rStyle w:val="Fett"/>
          <w:color w:val="000000"/>
          <w:lang w:val="de-DE"/>
        </w:rPr>
        <w:t>Medizinschrank</w:t>
      </w:r>
      <w:r w:rsidRPr="00A34FD6">
        <w:rPr>
          <w:lang w:val="de-DE"/>
        </w:rPr>
        <w:t>, der nach näherem Betrachten sehr nützlich ist, denn er füllt die Lebenspunkte immer wieder komplett auf.</w:t>
      </w:r>
    </w:p>
    <w:p w14:paraId="79147B1E" w14:textId="77777777" w:rsidR="0038144F" w:rsidRPr="00A34FD6" w:rsidRDefault="0038144F" w:rsidP="00F72FB6">
      <w:pPr>
        <w:rPr>
          <w:lang w:val="de-DE"/>
        </w:rPr>
      </w:pPr>
      <w:r w:rsidRPr="00A34FD6">
        <w:rPr>
          <w:lang w:val="de-DE"/>
        </w:rPr>
        <w:t>Um aus diesem Raum heraus zu gelangen, müssen erst ein paar</w:t>
      </w:r>
      <w:r w:rsidRPr="00A34FD6">
        <w:rPr>
          <w:rStyle w:val="apple-converted-space"/>
          <w:color w:val="000000"/>
          <w:lang w:val="de-DE"/>
        </w:rPr>
        <w:t> </w:t>
      </w:r>
      <w:r w:rsidRPr="00A34FD6">
        <w:rPr>
          <w:rStyle w:val="Fett"/>
          <w:color w:val="000000"/>
          <w:lang w:val="de-DE"/>
        </w:rPr>
        <w:t>Trümmer</w:t>
      </w:r>
      <w:r w:rsidRPr="00A34FD6">
        <w:rPr>
          <w:rStyle w:val="apple-converted-space"/>
          <w:color w:val="000000"/>
          <w:lang w:val="de-DE"/>
        </w:rPr>
        <w:t> </w:t>
      </w:r>
      <w:r w:rsidRPr="00A34FD6">
        <w:rPr>
          <w:lang w:val="de-DE"/>
        </w:rPr>
        <w:t>beiseite geräumt werden. Es stellt sich dabei heraus, dass die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lang w:val="de-DE"/>
        </w:rPr>
        <w:t>hierzu ein sehr nützliches Hilfsmittel ist.</w:t>
      </w:r>
    </w:p>
    <w:p w14:paraId="21C42749" w14:textId="23D0B1E6" w:rsidR="0038144F" w:rsidRPr="00A34FD6" w:rsidRDefault="0038144F" w:rsidP="00F72FB6">
      <w:pPr>
        <w:rPr>
          <w:lang w:val="de-DE"/>
        </w:rPr>
      </w:pPr>
      <w:r w:rsidRPr="00A34FD6">
        <w:rPr>
          <w:lang w:val="de-DE"/>
        </w:rPr>
        <w:t>Ist dies erledigt, gelangen die Astronauten in den Raum</w:t>
      </w:r>
      <w:r w:rsidRPr="00A34FD6">
        <w:rPr>
          <w:rStyle w:val="apple-converted-space"/>
          <w:color w:val="000000"/>
          <w:lang w:val="de-DE"/>
        </w:rPr>
        <w:t> </w:t>
      </w:r>
      <w:r w:rsidR="00F654F5">
        <w:rPr>
          <w:rStyle w:val="Fett"/>
          <w:color w:val="000000"/>
          <w:lang w:val="de-DE"/>
        </w:rPr>
        <w:t>F2, R2</w:t>
      </w:r>
      <w:r w:rsidRPr="00A34FD6">
        <w:rPr>
          <w:lang w:val="de-DE"/>
        </w:rPr>
        <w:t>. Hier finden sie wieder</w:t>
      </w:r>
      <w:r w:rsidRPr="00A34FD6">
        <w:rPr>
          <w:rStyle w:val="apple-converted-space"/>
          <w:color w:val="000000"/>
          <w:lang w:val="de-DE"/>
        </w:rPr>
        <w:t> </w:t>
      </w:r>
      <w:r w:rsidRPr="00A34FD6">
        <w:rPr>
          <w:rStyle w:val="Fett"/>
          <w:color w:val="000000"/>
          <w:lang w:val="de-DE"/>
        </w:rPr>
        <w:t>Batterien</w:t>
      </w:r>
      <w:r w:rsidRPr="00A34FD6">
        <w:rPr>
          <w:lang w:val="de-DE"/>
        </w:rPr>
        <w:t>.</w:t>
      </w:r>
    </w:p>
    <w:p w14:paraId="7D23D8E2" w14:textId="662CEB59" w:rsidR="0038144F" w:rsidRPr="00A34FD6" w:rsidRDefault="00F654F5" w:rsidP="00F72FB6">
      <w:pPr>
        <w:rPr>
          <w:lang w:val="de-DE"/>
        </w:rPr>
      </w:pPr>
      <w:r>
        <w:rPr>
          <w:lang w:val="de-DE"/>
        </w:rPr>
        <w:t>Aus dem Raum F2, R2</w:t>
      </w:r>
      <w:r w:rsidR="0038144F" w:rsidRPr="00A34FD6">
        <w:rPr>
          <w:lang w:val="de-DE"/>
        </w:rPr>
        <w:t xml:space="preserve"> geht es nun weiter in den Raum</w:t>
      </w:r>
      <w:r w:rsidR="0038144F" w:rsidRPr="00A34FD6">
        <w:rPr>
          <w:rStyle w:val="apple-converted-space"/>
          <w:color w:val="000000"/>
          <w:lang w:val="de-DE"/>
        </w:rPr>
        <w:t> </w:t>
      </w:r>
      <w:r>
        <w:rPr>
          <w:rStyle w:val="Fett"/>
          <w:color w:val="000000"/>
          <w:lang w:val="de-DE"/>
        </w:rPr>
        <w:t>F2, R1</w:t>
      </w:r>
      <w:r w:rsidR="0038144F" w:rsidRPr="00A34FD6">
        <w:rPr>
          <w:lang w:val="de-DE"/>
        </w:rPr>
        <w:t>. Beim Erkunden des Raumes finden sie eine</w:t>
      </w:r>
      <w:r w:rsidR="0038144F" w:rsidRPr="00A34FD6">
        <w:rPr>
          <w:rStyle w:val="apple-converted-space"/>
          <w:color w:val="000000"/>
          <w:lang w:val="de-DE"/>
        </w:rPr>
        <w:t> </w:t>
      </w:r>
      <w:r w:rsidR="0038144F" w:rsidRPr="00A34FD6">
        <w:rPr>
          <w:rStyle w:val="Fett"/>
          <w:color w:val="000000"/>
          <w:lang w:val="de-DE"/>
        </w:rPr>
        <w:t>Sicherung</w:t>
      </w:r>
      <w:r w:rsidR="0038144F" w:rsidRPr="00A34FD6">
        <w:rPr>
          <w:rStyle w:val="apple-converted-space"/>
          <w:color w:val="000000"/>
          <w:lang w:val="de-DE"/>
        </w:rPr>
        <w:t> </w:t>
      </w:r>
      <w:r w:rsidR="0038144F" w:rsidRPr="00A34FD6">
        <w:rPr>
          <w:lang w:val="de-DE"/>
        </w:rPr>
        <w:t>und etwas</w:t>
      </w:r>
      <w:r w:rsidR="0038144F" w:rsidRPr="00A34FD6">
        <w:rPr>
          <w:rStyle w:val="apple-converted-space"/>
          <w:color w:val="000000"/>
          <w:lang w:val="de-DE"/>
        </w:rPr>
        <w:t> </w:t>
      </w:r>
      <w:r w:rsidR="0038144F" w:rsidRPr="00A34FD6">
        <w:rPr>
          <w:rStyle w:val="Fett"/>
          <w:color w:val="000000"/>
          <w:lang w:val="de-DE"/>
        </w:rPr>
        <w:t>Dynamit(1/4)</w:t>
      </w:r>
      <w:r w:rsidR="0038144F" w:rsidRPr="00A34FD6">
        <w:rPr>
          <w:lang w:val="de-DE"/>
        </w:rPr>
        <w:t>, was sie vorerst an sich nehmen. Da es hier nicht mehr zu sehen gibt, begeben sie sich weiter in den nächsten Raum.</w:t>
      </w:r>
    </w:p>
    <w:p w14:paraId="63444D3C" w14:textId="2D7ED8AB" w:rsidR="0038144F" w:rsidRPr="00A34FD6" w:rsidRDefault="00F654F5" w:rsidP="00F72FB6">
      <w:pPr>
        <w:rPr>
          <w:lang w:val="de-DE"/>
        </w:rPr>
      </w:pPr>
      <w:r>
        <w:rPr>
          <w:lang w:val="de-DE"/>
        </w:rPr>
        <w:t>Aus F2, R1</w:t>
      </w:r>
      <w:r w:rsidR="0038144F" w:rsidRPr="00A34FD6">
        <w:rPr>
          <w:lang w:val="de-DE"/>
        </w:rPr>
        <w:t xml:space="preserve"> gelangen sie nun also in</w:t>
      </w:r>
      <w:r w:rsidR="0038144F" w:rsidRPr="00A34FD6">
        <w:rPr>
          <w:rStyle w:val="apple-converted-space"/>
          <w:color w:val="000000"/>
          <w:lang w:val="de-DE"/>
        </w:rPr>
        <w:t> </w:t>
      </w:r>
      <w:r>
        <w:rPr>
          <w:rStyle w:val="Fett"/>
          <w:color w:val="000000"/>
          <w:lang w:val="de-DE"/>
        </w:rPr>
        <w:t>F2, R8</w:t>
      </w:r>
      <w:r w:rsidR="0038144F" w:rsidRPr="00A34FD6">
        <w:rPr>
          <w:lang w:val="de-DE"/>
        </w:rPr>
        <w:t>. Sie erkunden den Raum, finden jedoch keine weiteren Gegenstände. Hier befindet sich wieder ein Drehterminal, an dem die Astronauten die Möglichkeit haben die Position der Ringe zu erfragen und zu verändern. Nun stehen sie vor einer</w:t>
      </w:r>
      <w:r w:rsidR="003155C4">
        <w:rPr>
          <w:rStyle w:val="apple-converted-space"/>
          <w:color w:val="000000"/>
          <w:lang w:val="de-DE"/>
        </w:rPr>
        <w:t xml:space="preserve"> </w:t>
      </w:r>
      <w:r w:rsidR="003155C4">
        <w:rPr>
          <w:rStyle w:val="apple-converted-space"/>
          <w:color w:val="000000"/>
          <w:lang w:val="de-DE"/>
        </w:rPr>
        <w:br/>
      </w:r>
      <w:r w:rsidR="0038144F" w:rsidRPr="00A34FD6">
        <w:rPr>
          <w:rStyle w:val="Fett"/>
          <w:color w:val="000000"/>
          <w:lang w:val="de-DE"/>
        </w:rPr>
        <w:t>verschlossenen Tür</w:t>
      </w:r>
      <w:r w:rsidR="0038144F" w:rsidRPr="00A34FD6">
        <w:rPr>
          <w:rStyle w:val="apple-converted-space"/>
          <w:color w:val="000000"/>
          <w:lang w:val="de-DE"/>
        </w:rPr>
        <w:t> </w:t>
      </w:r>
      <w:r w:rsidR="0038144F" w:rsidRPr="00A34FD6">
        <w:rPr>
          <w:lang w:val="de-DE"/>
        </w:rPr>
        <w:t>und wissen erst einmal nicht weiter. Jedoch ist dies der einzige Ausweg. Ihnen fällt die</w:t>
      </w:r>
      <w:r w:rsidR="0038144F" w:rsidRPr="00A34FD6">
        <w:rPr>
          <w:rStyle w:val="apple-converted-space"/>
          <w:color w:val="000000"/>
          <w:lang w:val="de-DE"/>
        </w:rPr>
        <w:t> </w:t>
      </w:r>
      <w:r w:rsidR="0038144F" w:rsidRPr="00A34FD6">
        <w:rPr>
          <w:rStyle w:val="Fett"/>
          <w:color w:val="000000"/>
          <w:lang w:val="de-DE"/>
        </w:rPr>
        <w:t>Schlüsselkarte</w:t>
      </w:r>
      <w:r w:rsidR="0038144F" w:rsidRPr="00A34FD6">
        <w:rPr>
          <w:rStyle w:val="apple-converted-space"/>
          <w:color w:val="000000"/>
          <w:lang w:val="de-DE"/>
        </w:rPr>
        <w:t> </w:t>
      </w:r>
      <w:r w:rsidR="0038144F" w:rsidRPr="00A34FD6">
        <w:rPr>
          <w:lang w:val="de-DE"/>
        </w:rPr>
        <w:t xml:space="preserve">wieder ein, die sie einer der Leichen abgenommen haben, sie probieren diese </w:t>
      </w:r>
      <w:r w:rsidR="003163EE">
        <w:rPr>
          <w:lang w:val="de-DE"/>
        </w:rPr>
        <w:t xml:space="preserve">aus </w:t>
      </w:r>
      <w:r w:rsidR="0038144F" w:rsidRPr="00A34FD6">
        <w:rPr>
          <w:lang w:val="de-DE"/>
        </w:rPr>
        <w:t>und die Tür öffnet sich damit. Steht die Ringposition so, wie es für den ersten Lauf vorgesehen ist, gelangen die Astronauten nun in den Raum</w:t>
      </w:r>
      <w:r w:rsidR="0038144F" w:rsidRPr="00A34FD6">
        <w:rPr>
          <w:rStyle w:val="apple-converted-space"/>
          <w:color w:val="000000"/>
          <w:lang w:val="de-DE"/>
        </w:rPr>
        <w:t> </w:t>
      </w:r>
      <w:r w:rsidR="003155C4">
        <w:rPr>
          <w:rStyle w:val="Fett"/>
          <w:color w:val="000000"/>
          <w:lang w:val="de-DE"/>
        </w:rPr>
        <w:t>F1, R8</w:t>
      </w:r>
      <w:r w:rsidR="0038144F" w:rsidRPr="00A34FD6">
        <w:rPr>
          <w:lang w:val="de-DE"/>
        </w:rPr>
        <w:t>. Dieser Raum ist jedoch komplett</w:t>
      </w:r>
      <w:r w:rsidR="0038144F" w:rsidRPr="00A34FD6">
        <w:rPr>
          <w:rStyle w:val="apple-converted-space"/>
          <w:color w:val="000000"/>
          <w:lang w:val="de-DE"/>
        </w:rPr>
        <w:t> </w:t>
      </w:r>
      <w:r w:rsidR="0038144F" w:rsidRPr="00A34FD6">
        <w:rPr>
          <w:rStyle w:val="Fett"/>
          <w:color w:val="000000"/>
          <w:lang w:val="de-DE"/>
        </w:rPr>
        <w:t>dunkel</w:t>
      </w:r>
      <w:r w:rsidR="0038144F" w:rsidRPr="00A34FD6">
        <w:rPr>
          <w:rStyle w:val="apple-converted-space"/>
          <w:color w:val="000000"/>
          <w:lang w:val="de-DE"/>
        </w:rPr>
        <w:t> </w:t>
      </w:r>
      <w:r w:rsidR="0038144F" w:rsidRPr="00A34FD6">
        <w:rPr>
          <w:lang w:val="de-DE"/>
        </w:rPr>
        <w:t>und die Astronauten haben keine Orientierung. Sie entschließen sich die</w:t>
      </w:r>
      <w:r w:rsidR="0038144F" w:rsidRPr="00A34FD6">
        <w:rPr>
          <w:rStyle w:val="apple-converted-space"/>
          <w:color w:val="000000"/>
          <w:lang w:val="de-DE"/>
        </w:rPr>
        <w:t> </w:t>
      </w:r>
      <w:r w:rsidR="0038144F" w:rsidRPr="00A34FD6">
        <w:rPr>
          <w:rStyle w:val="Fett"/>
          <w:color w:val="000000"/>
          <w:lang w:val="de-DE"/>
        </w:rPr>
        <w:t>Taschenlampe</w:t>
      </w:r>
      <w:r w:rsidR="0038144F" w:rsidRPr="00A34FD6">
        <w:rPr>
          <w:rStyle w:val="apple-converted-space"/>
          <w:color w:val="000000"/>
          <w:lang w:val="de-DE"/>
        </w:rPr>
        <w:t> </w:t>
      </w:r>
      <w:r w:rsidR="0038144F" w:rsidRPr="00A34FD6">
        <w:rPr>
          <w:lang w:val="de-DE"/>
        </w:rPr>
        <w:t>zur Hilfe zu nehmen, die ihnen etwas Licht schenkt. Sie versuchen nun sich im Raum zurecht zu finden, was sich als nicht ganz einfach herausstellt, da dieser Raum sehr groß ist und die Sicht begrenzt.</w:t>
      </w:r>
      <w:r w:rsidR="003163EE" w:rsidRPr="003163EE">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E53EFCE" w14:textId="764ADC60" w:rsidR="0038144F" w:rsidRPr="00A34FD6" w:rsidRDefault="003163EE" w:rsidP="00F72FB6">
      <w:pPr>
        <w:rPr>
          <w:lang w:val="de-DE"/>
        </w:rPr>
      </w:pPr>
      <w:r w:rsidRPr="003163EE">
        <w:rPr>
          <w:noProof/>
          <w:lang w:val="de-DE" w:eastAsia="de-DE"/>
        </w:rPr>
        <w:drawing>
          <wp:anchor distT="0" distB="0" distL="114300" distR="114300" simplePos="0" relativeHeight="251676672" behindDoc="1" locked="0" layoutInCell="1" allowOverlap="1" wp14:anchorId="70526CF1" wp14:editId="44DA2D9F">
            <wp:simplePos x="0" y="0"/>
            <wp:positionH relativeFrom="margin">
              <wp:posOffset>3020060</wp:posOffset>
            </wp:positionH>
            <wp:positionV relativeFrom="paragraph">
              <wp:posOffset>50800</wp:posOffset>
            </wp:positionV>
            <wp:extent cx="2921000" cy="1396365"/>
            <wp:effectExtent l="0" t="0" r="0" b="0"/>
            <wp:wrapSquare wrapText="bothSides"/>
            <wp:docPr id="25" name="Grafik 25" descr="C:\GameLab\Abschlusspräsentation\Bilder\sorry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Lab\Abschlusspräsentation\Bilder\sorry1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1000"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Endlich finden sie an einer der Wände einen</w:t>
      </w:r>
      <w:r w:rsidR="0038144F" w:rsidRPr="00A34FD6">
        <w:rPr>
          <w:rStyle w:val="apple-converted-space"/>
          <w:color w:val="000000"/>
          <w:lang w:val="de-DE"/>
        </w:rPr>
        <w:t> </w:t>
      </w:r>
      <w:r w:rsidR="0038144F" w:rsidRPr="00A34FD6">
        <w:rPr>
          <w:rStyle w:val="Fett"/>
          <w:color w:val="000000"/>
          <w:lang w:val="de-DE"/>
        </w:rPr>
        <w:t>Sicherungskasten</w:t>
      </w:r>
      <w:r w:rsidR="0038144F" w:rsidRPr="00A34FD6">
        <w:rPr>
          <w:lang w:val="de-DE"/>
        </w:rPr>
        <w:t>. Sie erinnern sich zurück an die</w:t>
      </w:r>
      <w:r w:rsidR="0038144F" w:rsidRPr="00A34FD6">
        <w:rPr>
          <w:rStyle w:val="apple-converted-space"/>
          <w:color w:val="000000"/>
          <w:lang w:val="de-DE"/>
        </w:rPr>
        <w:t> </w:t>
      </w:r>
      <w:r w:rsidR="0038144F" w:rsidRPr="00A34FD6">
        <w:rPr>
          <w:rStyle w:val="Fett"/>
          <w:color w:val="000000"/>
          <w:lang w:val="de-DE"/>
        </w:rPr>
        <w:t>Sicherung</w:t>
      </w:r>
      <w:r w:rsidR="0038144F" w:rsidRPr="00A34FD6">
        <w:rPr>
          <w:lang w:val="de-DE"/>
        </w:rPr>
        <w:t>, die sie in einem der vorhergehenden Räume gefunden hatten. Sie entschließen sich dazu diese anzubringen und das Licht im Raum erstrahlt wieder. Jedoch scheinen sie damit einen anderen</w:t>
      </w:r>
      <w:r w:rsidR="0038144F" w:rsidRPr="00A34FD6">
        <w:rPr>
          <w:rStyle w:val="apple-converted-space"/>
          <w:color w:val="000000"/>
          <w:lang w:val="de-DE"/>
        </w:rPr>
        <w:t> </w:t>
      </w:r>
      <w:r w:rsidR="0038144F" w:rsidRPr="00A34FD6">
        <w:rPr>
          <w:rStyle w:val="Fett"/>
          <w:color w:val="000000"/>
          <w:lang w:val="de-DE"/>
        </w:rPr>
        <w:t>Mechanismus</w:t>
      </w:r>
      <w:r w:rsidR="0038144F" w:rsidRPr="00A34FD6">
        <w:rPr>
          <w:rStyle w:val="apple-converted-space"/>
          <w:color w:val="000000"/>
          <w:lang w:val="de-DE"/>
        </w:rPr>
        <w:t> </w:t>
      </w:r>
      <w:r w:rsidR="0038144F" w:rsidRPr="00A34FD6">
        <w:rPr>
          <w:lang w:val="de-DE"/>
        </w:rPr>
        <w:t>ausgelöst zu haben, den sie noch nicht so ganz einordnen können (</w:t>
      </w:r>
      <w:r w:rsidR="0038144F" w:rsidRPr="00A34FD6">
        <w:rPr>
          <w:rStyle w:val="Hervorhebung"/>
          <w:color w:val="000000"/>
          <w:lang w:val="de-DE"/>
        </w:rPr>
        <w:t>das Alien ist nun dazu in der Lage in den Sektoren das Licht ein und aus zu schalten</w:t>
      </w:r>
      <w:r w:rsidR="0038144F" w:rsidRPr="00A34FD6">
        <w:rPr>
          <w:lang w:val="de-DE"/>
        </w:rPr>
        <w:t>).</w:t>
      </w:r>
    </w:p>
    <w:p w14:paraId="05239917" w14:textId="302745B6" w:rsidR="0038144F" w:rsidRPr="00A34FD6" w:rsidRDefault="0038144F" w:rsidP="00F72FB6">
      <w:pPr>
        <w:rPr>
          <w:lang w:val="de-DE"/>
        </w:rPr>
      </w:pPr>
      <w:r w:rsidRPr="00A34FD6">
        <w:rPr>
          <w:lang w:val="de-DE"/>
        </w:rPr>
        <w:t>Hier finden sie einen</w:t>
      </w:r>
      <w:r w:rsidRPr="00A34FD6">
        <w:rPr>
          <w:rStyle w:val="apple-converted-space"/>
          <w:color w:val="000000"/>
          <w:lang w:val="de-DE"/>
        </w:rPr>
        <w:t> </w:t>
      </w:r>
      <w:r w:rsidRPr="00A34FD6">
        <w:rPr>
          <w:rStyle w:val="Fett"/>
          <w:color w:val="000000"/>
          <w:lang w:val="de-DE"/>
        </w:rPr>
        <w:t>USB Stick</w:t>
      </w:r>
      <w:r w:rsidRPr="00A34FD6">
        <w:rPr>
          <w:lang w:val="de-DE"/>
        </w:rPr>
        <w:t>, den sie direkt am nebenstehenden</w:t>
      </w:r>
      <w:r w:rsidRPr="00A34FD6">
        <w:rPr>
          <w:rStyle w:val="apple-converted-space"/>
          <w:color w:val="000000"/>
          <w:lang w:val="de-DE"/>
        </w:rPr>
        <w:t> </w:t>
      </w:r>
      <w:r w:rsidR="00E32B34">
        <w:rPr>
          <w:b/>
          <w:bCs/>
          <w:lang w:val="de-DE"/>
        </w:rPr>
        <w:t>Serverr</w:t>
      </w:r>
      <w:r w:rsidRPr="00A34FD6">
        <w:rPr>
          <w:b/>
          <w:bCs/>
          <w:lang w:val="de-DE"/>
        </w:rPr>
        <w:t>ack</w:t>
      </w:r>
      <w:r w:rsidRPr="00A34FD6">
        <w:rPr>
          <w:rStyle w:val="apple-converted-space"/>
          <w:color w:val="000000"/>
          <w:lang w:val="de-DE"/>
        </w:rPr>
        <w:t> </w:t>
      </w:r>
      <w:r w:rsidRPr="00A34FD6">
        <w:rPr>
          <w:lang w:val="de-DE"/>
        </w:rPr>
        <w:t>testen. Scheinbar befindet sich auf dem Stick ein</w:t>
      </w:r>
      <w:r w:rsidRPr="00A34FD6">
        <w:rPr>
          <w:rStyle w:val="apple-converted-space"/>
          <w:color w:val="000000"/>
          <w:lang w:val="de-DE"/>
        </w:rPr>
        <w:t> </w:t>
      </w:r>
      <w:r w:rsidRPr="00A34FD6">
        <w:rPr>
          <w:rStyle w:val="Fett"/>
          <w:color w:val="000000"/>
          <w:lang w:val="de-DE"/>
        </w:rPr>
        <w:t>Virus</w:t>
      </w:r>
      <w:r w:rsidRPr="00A34FD6">
        <w:rPr>
          <w:lang w:val="de-DE"/>
        </w:rPr>
        <w:t>, der die Kontrolle des Alien</w:t>
      </w:r>
      <w:r w:rsidR="00E32B34">
        <w:rPr>
          <w:lang w:val="de-DE"/>
        </w:rPr>
        <w:t xml:space="preserve">s über den Zentralcomputer für </w:t>
      </w:r>
      <w:r w:rsidR="00E32B34">
        <w:rPr>
          <w:lang w:val="de-DE"/>
        </w:rPr>
        <w:br/>
        <w:t>2</w:t>
      </w:r>
      <w:r w:rsidRPr="00A34FD6">
        <w:rPr>
          <w:lang w:val="de-DE"/>
        </w:rPr>
        <w:t xml:space="preserve"> </w:t>
      </w:r>
      <w:r w:rsidR="00E32B34">
        <w:rPr>
          <w:lang w:val="de-DE"/>
        </w:rPr>
        <w:t xml:space="preserve">Minuten </w:t>
      </w:r>
      <w:r w:rsidRPr="00A34FD6">
        <w:rPr>
          <w:lang w:val="de-DE"/>
        </w:rPr>
        <w:t xml:space="preserve">außer Kraft setzt. Sie entschließen </w:t>
      </w:r>
      <w:r w:rsidR="00E32B34">
        <w:rPr>
          <w:lang w:val="de-DE"/>
        </w:rPr>
        <w:t xml:space="preserve">sich </w:t>
      </w:r>
      <w:r w:rsidRPr="00A34FD6">
        <w:rPr>
          <w:lang w:val="de-DE"/>
        </w:rPr>
        <w:t xml:space="preserve">ihn mitzunehmen und ihn </w:t>
      </w:r>
      <w:r w:rsidR="00E32B34">
        <w:rPr>
          <w:lang w:val="de-DE"/>
        </w:rPr>
        <w:t>bei Bedarf</w:t>
      </w:r>
      <w:r w:rsidRPr="00A34FD6">
        <w:rPr>
          <w:lang w:val="de-DE"/>
        </w:rPr>
        <w:t xml:space="preserve"> e</w:t>
      </w:r>
      <w:r w:rsidR="00E32B34">
        <w:rPr>
          <w:lang w:val="de-DE"/>
        </w:rPr>
        <w:t>inzusetzen.</w:t>
      </w:r>
    </w:p>
    <w:p w14:paraId="41B4C65F" w14:textId="5F45C28F" w:rsidR="0038144F" w:rsidRPr="00A34FD6" w:rsidRDefault="0038144F" w:rsidP="00F72FB6">
      <w:pPr>
        <w:rPr>
          <w:lang w:val="de-DE"/>
        </w:rPr>
      </w:pPr>
      <w:r w:rsidRPr="00A34FD6">
        <w:rPr>
          <w:lang w:val="de-DE"/>
        </w:rPr>
        <w:lastRenderedPageBreak/>
        <w:t>Nun erkunden die Astronauten den Raum im Hellen. Der Raum ist eingerichtet wie eine</w:t>
      </w:r>
      <w:r w:rsidRPr="00A34FD6">
        <w:rPr>
          <w:rStyle w:val="apple-converted-space"/>
          <w:color w:val="000000"/>
          <w:lang w:val="de-DE"/>
        </w:rPr>
        <w:t> </w:t>
      </w:r>
      <w:r w:rsidRPr="00A34FD6">
        <w:rPr>
          <w:rStyle w:val="Fett"/>
          <w:color w:val="000000"/>
          <w:lang w:val="de-DE"/>
        </w:rPr>
        <w:t>Kontrollbrücke</w:t>
      </w:r>
      <w:r w:rsidRPr="00A34FD6">
        <w:rPr>
          <w:lang w:val="de-DE"/>
        </w:rPr>
        <w:t>. Hier finden sie Rechner verschiedener Art, über die sie jedoch nicht die Möglichkeit haben auf den Zentralcomputer zu</w:t>
      </w:r>
      <w:r w:rsidR="00E32B34">
        <w:rPr>
          <w:lang w:val="de-DE"/>
        </w:rPr>
        <w:t>zu</w:t>
      </w:r>
      <w:r w:rsidRPr="00A34FD6">
        <w:rPr>
          <w:lang w:val="de-DE"/>
        </w:rPr>
        <w:t>greifen. Sie scheinen als so etwas wie ein</w:t>
      </w:r>
      <w:r w:rsidRPr="00A34FD6">
        <w:rPr>
          <w:rStyle w:val="apple-converted-space"/>
          <w:color w:val="000000"/>
          <w:lang w:val="de-DE"/>
        </w:rPr>
        <w:t> </w:t>
      </w:r>
      <w:r w:rsidRPr="00A34FD6">
        <w:rPr>
          <w:rStyle w:val="Fett"/>
          <w:color w:val="000000"/>
          <w:lang w:val="de-DE"/>
        </w:rPr>
        <w:t>Reserve-Notaggregat</w:t>
      </w:r>
      <w:r w:rsidRPr="00A34FD6">
        <w:rPr>
          <w:rStyle w:val="apple-converted-space"/>
          <w:color w:val="000000"/>
          <w:lang w:val="de-DE"/>
        </w:rPr>
        <w:t> </w:t>
      </w:r>
      <w:r w:rsidRPr="00A34FD6">
        <w:rPr>
          <w:lang w:val="de-DE"/>
        </w:rPr>
        <w:t>zu fungieren.</w:t>
      </w:r>
    </w:p>
    <w:p w14:paraId="4F2AFB22" w14:textId="331E207E" w:rsidR="0038144F" w:rsidRPr="00A34FD6" w:rsidRDefault="0038144F" w:rsidP="00F72FB6">
      <w:pPr>
        <w:rPr>
          <w:lang w:val="de-DE"/>
        </w:rPr>
      </w:pPr>
      <w:r w:rsidRPr="00A34FD6">
        <w:rPr>
          <w:lang w:val="de-DE"/>
        </w:rPr>
        <w:t xml:space="preserve">Bei weiterer Erkundung des Raumes finden die Astronauten eine neue </w:t>
      </w:r>
      <w:r w:rsidR="00E32B34">
        <w:rPr>
          <w:lang w:val="de-DE"/>
        </w:rPr>
        <w:t>Waffe</w:t>
      </w:r>
      <w:r w:rsidRPr="00A34FD6">
        <w:rPr>
          <w:lang w:val="de-DE"/>
        </w:rPr>
        <w:t>, die</w:t>
      </w:r>
      <w:r w:rsidRPr="00A34FD6">
        <w:rPr>
          <w:rStyle w:val="apple-converted-space"/>
          <w:color w:val="000000"/>
          <w:lang w:val="de-DE"/>
        </w:rPr>
        <w:t> </w:t>
      </w:r>
      <w:r w:rsidRPr="00A34FD6">
        <w:rPr>
          <w:rStyle w:val="Fett"/>
          <w:color w:val="000000"/>
          <w:lang w:val="de-DE"/>
        </w:rPr>
        <w:t>Shotgun</w:t>
      </w:r>
      <w:r w:rsidRPr="00A34FD6">
        <w:rPr>
          <w:lang w:val="de-DE"/>
        </w:rPr>
        <w:t xml:space="preserve">, die sie natürlich sofort an sich nehmen. </w:t>
      </w:r>
      <w:r w:rsidR="00E32B34">
        <w:rPr>
          <w:lang w:val="de-DE"/>
        </w:rPr>
        <w:t>Außerdem</w:t>
      </w:r>
      <w:r w:rsidRPr="00A34FD6">
        <w:rPr>
          <w:lang w:val="de-DE"/>
        </w:rPr>
        <w:t xml:space="preserve"> befindet sich </w:t>
      </w:r>
      <w:r w:rsidR="00E32B34">
        <w:rPr>
          <w:lang w:val="de-DE"/>
        </w:rPr>
        <w:t xml:space="preserve">hier </w:t>
      </w:r>
      <w:r w:rsidRPr="00A34FD6">
        <w:rPr>
          <w:lang w:val="de-DE"/>
        </w:rPr>
        <w:t>ein Drehterminal. Da die Astronauten den Raum komplett erkundet haben, betätigen sie das Drehterminal und drehen den mittleren Ring um zwei nach links.</w:t>
      </w:r>
    </w:p>
    <w:p w14:paraId="3EF13246" w14:textId="77777777" w:rsidR="0038144F" w:rsidRPr="00A34FD6" w:rsidRDefault="0038144F" w:rsidP="00F72FB6">
      <w:pPr>
        <w:rPr>
          <w:lang w:val="de-DE"/>
        </w:rPr>
      </w:pPr>
      <w:r w:rsidRPr="00A34FD6">
        <w:rPr>
          <w:rStyle w:val="Hervorhebung"/>
          <w:color w:val="000000"/>
          <w:lang w:val="de-DE"/>
        </w:rPr>
        <w:t>Unterwegs finden die Astronauten immer mal wieder kleinere Medipacks und Munition für ihre Waffen.</w:t>
      </w:r>
    </w:p>
    <w:p w14:paraId="462288FC" w14:textId="0DBCC6E0"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F2, R6.</w:t>
      </w:r>
      <w:r w:rsidRPr="00A34FD6">
        <w:rPr>
          <w:lang w:val="de-DE"/>
        </w:rPr>
        <w:t xml:space="preserve"> In diesem Raum finden sie einen</w:t>
      </w:r>
      <w:r w:rsidRPr="00A34FD6">
        <w:rPr>
          <w:rStyle w:val="apple-converted-space"/>
          <w:color w:val="000000"/>
          <w:lang w:val="de-DE"/>
        </w:rPr>
        <w:t> </w:t>
      </w:r>
      <w:r w:rsidRPr="00A34FD6">
        <w:rPr>
          <w:rStyle w:val="Fett"/>
          <w:color w:val="000000"/>
          <w:lang w:val="de-DE"/>
        </w:rPr>
        <w:t>Schraubenschlüssel</w:t>
      </w:r>
      <w:r w:rsidRPr="00A34FD6">
        <w:rPr>
          <w:lang w:val="de-DE"/>
        </w:rPr>
        <w:t>, den sie in ihr Inventar aufnehmen. Sie finden auch etwas</w:t>
      </w:r>
      <w:r w:rsidRPr="00A34FD6">
        <w:rPr>
          <w:rStyle w:val="apple-converted-space"/>
          <w:color w:val="000000"/>
          <w:lang w:val="de-DE"/>
        </w:rPr>
        <w:t> </w:t>
      </w:r>
      <w:r w:rsidRPr="00A34FD6">
        <w:rPr>
          <w:rStyle w:val="Fett"/>
          <w:color w:val="000000"/>
          <w:lang w:val="de-DE"/>
        </w:rPr>
        <w:t>Dynamit(2/4)</w:t>
      </w:r>
      <w:r w:rsidRPr="00A34FD6">
        <w:rPr>
          <w:lang w:val="de-DE"/>
        </w:rPr>
        <w:t>, was sie ebenfalls mitnehmen. Nun betreten sie den Raum</w:t>
      </w:r>
      <w:r w:rsidRPr="00A34FD6">
        <w:rPr>
          <w:rStyle w:val="apple-converted-space"/>
          <w:color w:val="000000"/>
          <w:lang w:val="de-DE"/>
        </w:rPr>
        <w:t> </w:t>
      </w:r>
      <w:r w:rsidR="00E32B34">
        <w:rPr>
          <w:rStyle w:val="Fett"/>
          <w:color w:val="000000"/>
          <w:lang w:val="de-DE"/>
        </w:rPr>
        <w:t>F2, R5</w:t>
      </w:r>
      <w:r w:rsidRPr="00A34FD6">
        <w:rPr>
          <w:lang w:val="de-DE"/>
        </w:rPr>
        <w:t>. An einer der Wände entdecken die Astronauten einen</w:t>
      </w:r>
      <w:r w:rsidRPr="00A34FD6">
        <w:rPr>
          <w:rStyle w:val="apple-converted-space"/>
          <w:color w:val="000000"/>
          <w:lang w:val="de-DE"/>
        </w:rPr>
        <w:t> </w:t>
      </w:r>
      <w:r w:rsidRPr="00A34FD6">
        <w:rPr>
          <w:rStyle w:val="Fett"/>
          <w:color w:val="000000"/>
          <w:lang w:val="de-DE"/>
        </w:rPr>
        <w:t>roten Knopf</w:t>
      </w:r>
      <w:r w:rsidRPr="00A34FD6">
        <w:rPr>
          <w:lang w:val="de-DE"/>
        </w:rPr>
        <w:t>, der sich allerdings in nicht direkt erreichbarer Höhe befindet. Sie erkunden den Raum und überlegen sich, wie sie den Knopf erreichen können. Sie beschließen den</w:t>
      </w:r>
      <w:r w:rsidRPr="00A34FD6">
        <w:rPr>
          <w:rStyle w:val="apple-converted-space"/>
          <w:color w:val="000000"/>
          <w:lang w:val="de-DE"/>
        </w:rPr>
        <w:t> </w:t>
      </w:r>
      <w:r w:rsidRPr="00A34FD6">
        <w:rPr>
          <w:rStyle w:val="Fett"/>
          <w:color w:val="000000"/>
          <w:lang w:val="de-DE"/>
        </w:rPr>
        <w:t>Tisch</w:t>
      </w:r>
      <w:r w:rsidRPr="00A34FD6">
        <w:rPr>
          <w:lang w:val="de-DE"/>
        </w:rPr>
        <w:t>, der im Raum steht</w:t>
      </w:r>
      <w:r w:rsidR="00E32B34">
        <w:rPr>
          <w:lang w:val="de-DE"/>
        </w:rPr>
        <w:t>,</w:t>
      </w:r>
      <w:r w:rsidRPr="00A34FD6">
        <w:rPr>
          <w:lang w:val="de-DE"/>
        </w:rPr>
        <w:t xml:space="preserve"> zu verschieben, klettern auf den Tisch um von dort aus den Knopf zu drücken. Es funktioniert. Der Knopf ändert die Farbe</w:t>
      </w:r>
      <w:r w:rsidRPr="00A34FD6">
        <w:rPr>
          <w:rStyle w:val="apple-converted-space"/>
          <w:color w:val="000000"/>
          <w:lang w:val="de-DE"/>
        </w:rPr>
        <w:t> </w:t>
      </w:r>
      <w:r w:rsidR="00E32B34">
        <w:rPr>
          <w:rStyle w:val="Fett"/>
          <w:color w:val="000000"/>
          <w:lang w:val="de-DE"/>
        </w:rPr>
        <w:t xml:space="preserve">von </w:t>
      </w:r>
      <w:proofErr w:type="spellStart"/>
      <w:r w:rsidR="00E32B34">
        <w:rPr>
          <w:rStyle w:val="Fett"/>
          <w:color w:val="000000"/>
          <w:lang w:val="de-DE"/>
        </w:rPr>
        <w:t>rot</w:t>
      </w:r>
      <w:proofErr w:type="spellEnd"/>
      <w:r w:rsidR="00E32B34">
        <w:rPr>
          <w:rStyle w:val="Fett"/>
          <w:color w:val="000000"/>
          <w:lang w:val="de-DE"/>
        </w:rPr>
        <w:t xml:space="preserve"> auf g</w:t>
      </w:r>
      <w:r w:rsidRPr="00A34FD6">
        <w:rPr>
          <w:rStyle w:val="Fett"/>
          <w:color w:val="000000"/>
          <w:lang w:val="de-DE"/>
        </w:rPr>
        <w:t>rün,</w:t>
      </w:r>
      <w:r w:rsidRPr="00A34FD6">
        <w:rPr>
          <w:rStyle w:val="apple-converted-space"/>
          <w:color w:val="000000"/>
          <w:lang w:val="de-DE"/>
        </w:rPr>
        <w:t> </w:t>
      </w:r>
      <w:r w:rsidRPr="00A34FD6">
        <w:rPr>
          <w:lang w:val="de-DE"/>
        </w:rPr>
        <w:t>jedoch geschieht nichts weiter. Sie beschließen sich dazu in den nächsten Raum weiter zu gehen.</w:t>
      </w:r>
    </w:p>
    <w:p w14:paraId="35EE186B" w14:textId="78E6151B" w:rsidR="0038144F" w:rsidRPr="00A34FD6" w:rsidRDefault="00E32B34" w:rsidP="00F72FB6">
      <w:pPr>
        <w:rPr>
          <w:lang w:val="de-DE"/>
        </w:rPr>
      </w:pPr>
      <w:r w:rsidRPr="00E32B34">
        <w:rPr>
          <w:noProof/>
          <w:lang w:val="de-DE" w:eastAsia="de-DE"/>
        </w:rPr>
        <w:drawing>
          <wp:anchor distT="0" distB="0" distL="114300" distR="114300" simplePos="0" relativeHeight="251677696" behindDoc="0" locked="0" layoutInCell="1" allowOverlap="1" wp14:anchorId="70CF55AE" wp14:editId="4D8C61D5">
            <wp:simplePos x="0" y="0"/>
            <wp:positionH relativeFrom="margin">
              <wp:posOffset>3171190</wp:posOffset>
            </wp:positionH>
            <wp:positionV relativeFrom="paragraph">
              <wp:posOffset>31115</wp:posOffset>
            </wp:positionV>
            <wp:extent cx="2764155" cy="1082675"/>
            <wp:effectExtent l="0" t="0" r="0" b="3175"/>
            <wp:wrapSquare wrapText="bothSides"/>
            <wp:docPr id="26" name="Grafik 26" descr="C:\GameLab\Abschlusspräsentation\Bilder\sorryLeic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GameLab\Abschlusspräsentation\Bilder\sorryLeich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4155"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44F" w:rsidRPr="00A34FD6">
        <w:rPr>
          <w:lang w:val="de-DE"/>
        </w:rPr>
        <w:t>Nun betreten sie also den Raum</w:t>
      </w:r>
      <w:r w:rsidR="0038144F" w:rsidRPr="00A34FD6">
        <w:rPr>
          <w:rStyle w:val="apple-converted-space"/>
          <w:color w:val="000000"/>
          <w:lang w:val="de-DE"/>
        </w:rPr>
        <w:t> </w:t>
      </w:r>
      <w:r>
        <w:rPr>
          <w:rStyle w:val="Fett"/>
          <w:color w:val="000000"/>
          <w:lang w:val="de-DE"/>
        </w:rPr>
        <w:t>F2, R4</w:t>
      </w:r>
      <w:r w:rsidR="0038144F" w:rsidRPr="00A34FD6">
        <w:rPr>
          <w:lang w:val="de-DE"/>
        </w:rPr>
        <w:t xml:space="preserve">. In diesem Raum </w:t>
      </w:r>
      <w:proofErr w:type="gramStart"/>
      <w:r w:rsidR="0038144F" w:rsidRPr="00A34FD6">
        <w:rPr>
          <w:lang w:val="de-DE"/>
        </w:rPr>
        <w:t>befindet</w:t>
      </w:r>
      <w:proofErr w:type="gramEnd"/>
      <w:r w:rsidR="0038144F" w:rsidRPr="00A34FD6">
        <w:rPr>
          <w:lang w:val="de-DE"/>
        </w:rPr>
        <w:t xml:space="preserve"> sich wieder ein Drehterminal und ein</w:t>
      </w:r>
      <w:r w:rsidR="0038144F" w:rsidRPr="00A34FD6">
        <w:rPr>
          <w:rStyle w:val="apple-converted-space"/>
          <w:color w:val="000000"/>
          <w:lang w:val="de-DE"/>
        </w:rPr>
        <w:t> </w:t>
      </w:r>
      <w:r>
        <w:rPr>
          <w:b/>
          <w:bCs/>
          <w:lang w:val="de-DE"/>
        </w:rPr>
        <w:t>Serverr</w:t>
      </w:r>
      <w:r w:rsidR="0038144F" w:rsidRPr="00A34FD6">
        <w:rPr>
          <w:b/>
          <w:bCs/>
          <w:lang w:val="de-DE"/>
        </w:rPr>
        <w:t>ack</w:t>
      </w:r>
      <w:r w:rsidR="0038144F" w:rsidRPr="00A34FD6">
        <w:rPr>
          <w:rStyle w:val="apple-converted-space"/>
          <w:color w:val="000000"/>
          <w:lang w:val="de-DE"/>
        </w:rPr>
        <w:t> </w:t>
      </w:r>
      <w:r w:rsidR="0038144F" w:rsidRPr="00A34FD6">
        <w:rPr>
          <w:lang w:val="de-DE"/>
        </w:rPr>
        <w:t>an den sie den USB-Stick mit dem Virus anschließen können. Um das Drehterminal zu betätigen muss ein</w:t>
      </w:r>
      <w:r w:rsidR="0038144F" w:rsidRPr="00A34FD6">
        <w:rPr>
          <w:rStyle w:val="apple-converted-space"/>
          <w:color w:val="000000"/>
          <w:lang w:val="de-DE"/>
        </w:rPr>
        <w:t> </w:t>
      </w:r>
      <w:r w:rsidR="0038144F" w:rsidRPr="00A34FD6">
        <w:rPr>
          <w:rStyle w:val="Fett"/>
          <w:color w:val="000000"/>
          <w:lang w:val="de-DE"/>
        </w:rPr>
        <w:t>PIN-Rätsel</w:t>
      </w:r>
      <w:r w:rsidR="0038144F" w:rsidRPr="00A34FD6">
        <w:rPr>
          <w:rStyle w:val="apple-converted-space"/>
          <w:color w:val="000000"/>
          <w:lang w:val="de-DE"/>
        </w:rPr>
        <w:t> </w:t>
      </w:r>
      <w:r w:rsidR="0038144F" w:rsidRPr="00A34FD6">
        <w:rPr>
          <w:lang w:val="de-DE"/>
        </w:rPr>
        <w:t>gelöst werden, jedoch wissen die Astronauten den PIN nicht. Sie erkunden den Raum und finden den</w:t>
      </w:r>
      <w:r w:rsidR="0038144F" w:rsidRPr="00A34FD6">
        <w:rPr>
          <w:rStyle w:val="apple-converted-space"/>
          <w:color w:val="000000"/>
          <w:lang w:val="de-DE"/>
        </w:rPr>
        <w:t> </w:t>
      </w:r>
      <w:r w:rsidR="0038144F" w:rsidRPr="00A34FD6">
        <w:rPr>
          <w:rStyle w:val="Fett"/>
          <w:color w:val="000000"/>
          <w:lang w:val="de-DE"/>
        </w:rPr>
        <w:t>PIN (3582)</w:t>
      </w:r>
      <w:r w:rsidR="0038144F" w:rsidRPr="00A34FD6">
        <w:rPr>
          <w:rStyle w:val="apple-converted-space"/>
          <w:color w:val="000000"/>
          <w:lang w:val="de-DE"/>
        </w:rPr>
        <w:t> </w:t>
      </w:r>
      <w:r w:rsidR="0038144F" w:rsidRPr="00A34FD6">
        <w:rPr>
          <w:lang w:val="de-DE"/>
        </w:rPr>
        <w:t>mit Blut an die Wand geschrieben über einem Haufen von Leichen. Nun geben sie den PIN ein und drehen den mittleren Ring wieder um zwei nach links.</w:t>
      </w:r>
      <w:r w:rsidRPr="00E32B34">
        <w:rPr>
          <w:rStyle w:val="Stand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A2B97CB" w14:textId="1B494A4E"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00E32B34">
        <w:rPr>
          <w:rStyle w:val="Fett"/>
          <w:color w:val="000000"/>
          <w:lang w:val="de-DE"/>
        </w:rPr>
        <w:t>F1, R6</w:t>
      </w:r>
      <w:r w:rsidRPr="00A34FD6">
        <w:rPr>
          <w:lang w:val="de-DE"/>
        </w:rPr>
        <w:t>. In diesem Raum finden sie eine neue Waffe und zwar die</w:t>
      </w:r>
      <w:r w:rsidRPr="00A34FD6">
        <w:rPr>
          <w:rStyle w:val="apple-converted-space"/>
          <w:color w:val="000000"/>
          <w:lang w:val="de-DE"/>
        </w:rPr>
        <w:t> </w:t>
      </w:r>
      <w:r w:rsidRPr="00A34FD6">
        <w:rPr>
          <w:rStyle w:val="Fett"/>
          <w:color w:val="000000"/>
          <w:lang w:val="de-DE"/>
        </w:rPr>
        <w:t>Scar</w:t>
      </w:r>
      <w:r w:rsidRPr="00A34FD6">
        <w:rPr>
          <w:lang w:val="de-DE"/>
        </w:rPr>
        <w:t>. Ebenfalls finden sie eine</w:t>
      </w:r>
      <w:r w:rsidRPr="00A34FD6">
        <w:rPr>
          <w:rStyle w:val="apple-converted-space"/>
          <w:color w:val="000000"/>
          <w:lang w:val="de-DE"/>
        </w:rPr>
        <w:t> </w:t>
      </w:r>
      <w:r w:rsidRPr="00A34FD6">
        <w:rPr>
          <w:rStyle w:val="Fett"/>
          <w:color w:val="000000"/>
          <w:lang w:val="de-DE"/>
        </w:rPr>
        <w:t>CPU</w:t>
      </w:r>
      <w:r w:rsidRPr="00A34FD6">
        <w:rPr>
          <w:lang w:val="de-DE"/>
        </w:rPr>
        <w:t>, die sie an sich nehmen. Aus diesem Raum haben sie die Möglichkeit einen Ausgang nach links und einen nach rechts zu wählen. Sie wählen zuerst den linken.</w:t>
      </w:r>
    </w:p>
    <w:p w14:paraId="456AEED5" w14:textId="647814F5" w:rsidR="0038144F" w:rsidRPr="00A34FD6" w:rsidRDefault="0038144F" w:rsidP="00F72FB6">
      <w:pPr>
        <w:rPr>
          <w:lang w:val="de-DE"/>
        </w:rPr>
      </w:pPr>
      <w:r w:rsidRPr="00A34FD6">
        <w:rPr>
          <w:lang w:val="de-DE"/>
        </w:rPr>
        <w:t>Der linke Ausgang führt sie in den Raum</w:t>
      </w:r>
      <w:r w:rsidRPr="00A34FD6">
        <w:rPr>
          <w:rStyle w:val="apple-converted-space"/>
          <w:color w:val="000000"/>
          <w:lang w:val="de-DE"/>
        </w:rPr>
        <w:t> </w:t>
      </w:r>
      <w:r w:rsidRPr="00A34FD6">
        <w:rPr>
          <w:rStyle w:val="Fett"/>
          <w:color w:val="000000"/>
          <w:lang w:val="de-DE"/>
        </w:rPr>
        <w:t>F1,</w:t>
      </w:r>
      <w:r w:rsidR="00E32B34">
        <w:rPr>
          <w:rStyle w:val="Fett"/>
          <w:color w:val="000000"/>
          <w:lang w:val="de-DE"/>
        </w:rPr>
        <w:t xml:space="preserve"> R7</w:t>
      </w:r>
      <w:r w:rsidRPr="00A34FD6">
        <w:rPr>
          <w:lang w:val="de-DE"/>
        </w:rPr>
        <w:t>. In diesem Raum befindet sich ein Drehterminal, was jedoch nicht funktioniert. Sie schauen in ihr Inventar und holen die</w:t>
      </w:r>
      <w:r w:rsidRPr="00A34FD6">
        <w:rPr>
          <w:rStyle w:val="apple-converted-space"/>
          <w:color w:val="000000"/>
          <w:lang w:val="de-DE"/>
        </w:rPr>
        <w:t> </w:t>
      </w:r>
      <w:r w:rsidRPr="00A34FD6">
        <w:rPr>
          <w:rStyle w:val="Fett"/>
          <w:color w:val="000000"/>
          <w:lang w:val="de-DE"/>
        </w:rPr>
        <w:t>CPU</w:t>
      </w:r>
      <w:r w:rsidRPr="00A34FD6">
        <w:rPr>
          <w:rStyle w:val="apple-converted-space"/>
          <w:color w:val="000000"/>
          <w:lang w:val="de-DE"/>
        </w:rPr>
        <w:t> </w:t>
      </w:r>
      <w:r w:rsidR="00321CB4">
        <w:rPr>
          <w:lang w:val="de-DE"/>
        </w:rPr>
        <w:t>hervor</w:t>
      </w:r>
      <w:r w:rsidRPr="00A34FD6">
        <w:rPr>
          <w:lang w:val="de-DE"/>
        </w:rPr>
        <w:t>. Diese fügen sie in das Terminal ein und es startet. Hier muss ein</w:t>
      </w:r>
      <w:r w:rsidRPr="00A34FD6">
        <w:rPr>
          <w:rStyle w:val="apple-converted-space"/>
          <w:color w:val="000000"/>
          <w:lang w:val="de-DE"/>
        </w:rPr>
        <w:t> </w:t>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 um das Terminal zu bedienen.</w:t>
      </w:r>
    </w:p>
    <w:p w14:paraId="3259420A" w14:textId="72838EA0" w:rsidR="0038144F" w:rsidRPr="00A34FD6" w:rsidRDefault="0038144F" w:rsidP="00F72FB6">
      <w:pPr>
        <w:rPr>
          <w:lang w:val="de-DE"/>
        </w:rPr>
      </w:pPr>
      <w:r w:rsidRPr="00A34FD6">
        <w:rPr>
          <w:lang w:val="de-DE"/>
        </w:rPr>
        <w:t>Da es in diesem Raum nichts mehr zu sehen gi</w:t>
      </w:r>
      <w:r w:rsidR="00321CB4">
        <w:rPr>
          <w:lang w:val="de-DE"/>
        </w:rPr>
        <w:t>bt gehen sie zurück durch Raum F1, R6</w:t>
      </w:r>
      <w:r w:rsidRPr="00A34FD6">
        <w:rPr>
          <w:lang w:val="de-DE"/>
        </w:rPr>
        <w:t xml:space="preserve"> und weiter in</w:t>
      </w:r>
      <w:r w:rsidR="00E32B34">
        <w:rPr>
          <w:rStyle w:val="apple-converted-space"/>
          <w:color w:val="000000"/>
          <w:lang w:val="de-DE"/>
        </w:rPr>
        <w:t xml:space="preserve"> </w:t>
      </w:r>
      <w:r w:rsidR="00E32B34">
        <w:rPr>
          <w:rStyle w:val="apple-converted-space"/>
          <w:color w:val="000000"/>
          <w:lang w:val="de-DE"/>
        </w:rPr>
        <w:br/>
      </w:r>
      <w:r w:rsidR="00E32B34">
        <w:rPr>
          <w:rStyle w:val="Fett"/>
          <w:color w:val="000000"/>
          <w:lang w:val="de-DE"/>
        </w:rPr>
        <w:t>F1, R5</w:t>
      </w:r>
      <w:r w:rsidRPr="00A34FD6">
        <w:rPr>
          <w:lang w:val="de-DE"/>
        </w:rPr>
        <w:t>. In diesen Raum sind einige</w:t>
      </w:r>
      <w:r w:rsidRPr="00A34FD6">
        <w:rPr>
          <w:rStyle w:val="apple-converted-space"/>
          <w:color w:val="000000"/>
          <w:lang w:val="de-DE"/>
        </w:rPr>
        <w:t> </w:t>
      </w:r>
      <w:r w:rsidRPr="00A34FD6">
        <w:rPr>
          <w:rStyle w:val="Fett"/>
          <w:color w:val="000000"/>
          <w:lang w:val="de-DE"/>
        </w:rPr>
        <w:t>Fallen</w:t>
      </w:r>
      <w:r w:rsidRPr="00A34FD6">
        <w:rPr>
          <w:rStyle w:val="apple-converted-space"/>
          <w:color w:val="000000"/>
          <w:lang w:val="de-DE"/>
        </w:rPr>
        <w:t> </w:t>
      </w:r>
      <w:r w:rsidRPr="00A34FD6">
        <w:rPr>
          <w:lang w:val="de-DE"/>
        </w:rPr>
        <w:t xml:space="preserve">eingebaut. Als die Astronauten versuchen den Raum zu </w:t>
      </w:r>
      <w:r w:rsidR="00FE5315" w:rsidRPr="003F0E97">
        <w:rPr>
          <w:noProof/>
          <w:lang w:val="de-DE" w:eastAsia="de-DE"/>
        </w:rPr>
        <w:lastRenderedPageBreak/>
        <w:drawing>
          <wp:anchor distT="0" distB="0" distL="114300" distR="114300" simplePos="0" relativeHeight="251678720" behindDoc="0" locked="0" layoutInCell="1" allowOverlap="1" wp14:anchorId="6DA8863B" wp14:editId="1A52BE24">
            <wp:simplePos x="0" y="0"/>
            <wp:positionH relativeFrom="margin">
              <wp:align>right</wp:align>
            </wp:positionH>
            <wp:positionV relativeFrom="paragraph">
              <wp:posOffset>0</wp:posOffset>
            </wp:positionV>
            <wp:extent cx="2778125" cy="1688465"/>
            <wp:effectExtent l="0" t="0" r="3175" b="6985"/>
            <wp:wrapSquare wrapText="bothSides"/>
            <wp:docPr id="27" name="Grafik 27" descr="C:\GameLab\Abschlusspräsentation\Bilder\storryFla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GameLab\Abschlusspräsentation\Bilder\storryFlamme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6286" t="23556" r="7815" b="6403"/>
                    <a:stretch/>
                  </pic:blipFill>
                  <pic:spPr bwMode="auto">
                    <a:xfrm>
                      <a:off x="0" y="0"/>
                      <a:ext cx="2778125" cy="168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4FD6">
        <w:rPr>
          <w:lang w:val="de-DE"/>
        </w:rPr>
        <w:t>durchqueren, n</w:t>
      </w:r>
      <w:r w:rsidR="00E12C1C">
        <w:rPr>
          <w:lang w:val="de-DE"/>
        </w:rPr>
        <w:t>ehmen sie Schaden am</w:t>
      </w:r>
      <w:r w:rsidR="004A06DE">
        <w:rPr>
          <w:lang w:val="de-DE"/>
        </w:rPr>
        <w:t xml:space="preserve"> Feuer, das</w:t>
      </w:r>
      <w:r w:rsidRPr="00A34FD6">
        <w:rPr>
          <w:lang w:val="de-DE"/>
        </w:rPr>
        <w:t xml:space="preserve"> über</w:t>
      </w:r>
      <w:r w:rsidRPr="00A34FD6">
        <w:rPr>
          <w:rStyle w:val="apple-converted-space"/>
          <w:color w:val="000000"/>
          <w:lang w:val="de-DE"/>
        </w:rPr>
        <w:t> </w:t>
      </w:r>
      <w:r w:rsidRPr="00A34FD6">
        <w:rPr>
          <w:rStyle w:val="Fett"/>
          <w:color w:val="000000"/>
          <w:lang w:val="de-DE"/>
        </w:rPr>
        <w:t>Flammenwerfer</w:t>
      </w:r>
      <w:r w:rsidRPr="00A34FD6">
        <w:rPr>
          <w:lang w:val="de-DE"/>
        </w:rPr>
        <w:t xml:space="preserve"> aus den Wänden stößt. Sie entdecken einen</w:t>
      </w:r>
      <w:r w:rsidRPr="00A34FD6">
        <w:rPr>
          <w:rStyle w:val="apple-converted-space"/>
          <w:color w:val="000000"/>
          <w:lang w:val="de-DE"/>
        </w:rPr>
        <w:t> </w:t>
      </w:r>
      <w:r w:rsidRPr="00A34FD6">
        <w:rPr>
          <w:rStyle w:val="Fett"/>
          <w:color w:val="000000"/>
          <w:lang w:val="de-DE"/>
        </w:rPr>
        <w:t>Mechanismus</w:t>
      </w:r>
      <w:r w:rsidRPr="00A34FD6">
        <w:rPr>
          <w:rStyle w:val="apple-converted-space"/>
          <w:color w:val="000000"/>
          <w:lang w:val="de-DE"/>
        </w:rPr>
        <w:t> </w:t>
      </w:r>
      <w:r w:rsidR="00E12C1C">
        <w:rPr>
          <w:lang w:val="de-DE"/>
        </w:rPr>
        <w:t xml:space="preserve">aus mehreren </w:t>
      </w:r>
      <w:r w:rsidR="00FE5315">
        <w:rPr>
          <w:lang w:val="de-DE"/>
        </w:rPr>
        <w:t>Knöpfen</w:t>
      </w:r>
      <w:r w:rsidR="00E12C1C">
        <w:rPr>
          <w:lang w:val="de-DE"/>
        </w:rPr>
        <w:t xml:space="preserve"> der die </w:t>
      </w:r>
      <w:r w:rsidR="00FE5315">
        <w:rPr>
          <w:lang w:val="de-DE"/>
        </w:rPr>
        <w:t>Flammen s</w:t>
      </w:r>
      <w:r w:rsidR="00E12C1C">
        <w:rPr>
          <w:lang w:val="de-DE"/>
        </w:rPr>
        <w:t xml:space="preserve">tückweise abschaltet. Sie </w:t>
      </w:r>
      <w:r w:rsidRPr="00A34FD6">
        <w:rPr>
          <w:lang w:val="de-DE"/>
        </w:rPr>
        <w:t xml:space="preserve">entschließen sich dazu, dass einer von ihnen </w:t>
      </w:r>
      <w:r w:rsidR="00E12C1C" w:rsidRPr="003F0E97">
        <w:rPr>
          <w:lang w:val="de-DE"/>
        </w:rPr>
        <w:t>stückweise</w:t>
      </w:r>
      <w:r w:rsidR="00E12C1C">
        <w:rPr>
          <w:lang w:val="de-DE"/>
        </w:rPr>
        <w:t xml:space="preserve"> durch den Korridor geht </w:t>
      </w:r>
      <w:r w:rsidRPr="00A34FD6">
        <w:rPr>
          <w:lang w:val="de-DE"/>
        </w:rPr>
        <w:t>und</w:t>
      </w:r>
      <w:r w:rsidR="00E12C1C">
        <w:rPr>
          <w:lang w:val="de-DE"/>
        </w:rPr>
        <w:t xml:space="preserve"> der andere</w:t>
      </w:r>
      <w:r w:rsidRPr="00A34FD6">
        <w:rPr>
          <w:lang w:val="de-DE"/>
        </w:rPr>
        <w:t xml:space="preserve"> versucht den Mechanismus </w:t>
      </w:r>
      <w:r w:rsidR="00E12C1C">
        <w:rPr>
          <w:lang w:val="de-DE"/>
        </w:rPr>
        <w:t xml:space="preserve">so </w:t>
      </w:r>
      <w:r w:rsidRPr="00A34FD6">
        <w:rPr>
          <w:lang w:val="de-DE"/>
        </w:rPr>
        <w:t>zu betätigen</w:t>
      </w:r>
      <w:r w:rsidR="00E12C1C">
        <w:rPr>
          <w:lang w:val="de-DE"/>
        </w:rPr>
        <w:t xml:space="preserve"> das sein Partner keinen Schaden nimmt</w:t>
      </w:r>
      <w:r w:rsidRPr="00A34FD6">
        <w:rPr>
          <w:lang w:val="de-DE"/>
        </w:rPr>
        <w:t>.</w:t>
      </w:r>
      <w:r w:rsidR="00E12C1C">
        <w:rPr>
          <w:lang w:val="de-DE"/>
        </w:rPr>
        <w:t xml:space="preserve"> Am Ende des Flammenkorridors befindet sich ein </w:t>
      </w:r>
      <w:r w:rsidR="003F0E97">
        <w:rPr>
          <w:lang w:val="de-DE"/>
        </w:rPr>
        <w:t>Knopf</w:t>
      </w:r>
      <w:r w:rsidR="00E12C1C">
        <w:rPr>
          <w:lang w:val="de-DE"/>
        </w:rPr>
        <w:t xml:space="preserve"> der alle Flammenwerfer deaktiviert.</w:t>
      </w:r>
    </w:p>
    <w:p w14:paraId="25473940" w14:textId="4AE29216" w:rsidR="0038144F" w:rsidRPr="00A34FD6" w:rsidRDefault="0038144F" w:rsidP="00F72FB6">
      <w:pPr>
        <w:rPr>
          <w:lang w:val="de-DE"/>
        </w:rPr>
      </w:pPr>
      <w:r w:rsidRPr="00A34FD6">
        <w:rPr>
          <w:lang w:val="de-DE"/>
        </w:rPr>
        <w:t>Sie entschließen sich</w:t>
      </w:r>
      <w:r w:rsidR="00E12C1C">
        <w:rPr>
          <w:lang w:val="de-DE"/>
        </w:rPr>
        <w:t xml:space="preserve"> dazu den Raum zu erkunden, sie </w:t>
      </w:r>
      <w:r w:rsidRPr="00A34FD6">
        <w:rPr>
          <w:lang w:val="de-DE"/>
        </w:rPr>
        <w:t>finden erneut eine Stange</w:t>
      </w:r>
      <w:r w:rsidRPr="00A34FD6">
        <w:rPr>
          <w:rStyle w:val="apple-converted-space"/>
          <w:color w:val="000000"/>
          <w:lang w:val="de-DE"/>
        </w:rPr>
        <w:t> </w:t>
      </w:r>
      <w:r w:rsidRPr="00A34FD6">
        <w:rPr>
          <w:rStyle w:val="Fett"/>
          <w:color w:val="000000"/>
          <w:lang w:val="de-DE"/>
        </w:rPr>
        <w:t>Dynamit(3/4)</w:t>
      </w:r>
      <w:r w:rsidRPr="00A34FD6">
        <w:rPr>
          <w:lang w:val="de-DE"/>
        </w:rPr>
        <w:t>. Weiter gibt es hier nichts zu sehen, daher gehen sie weiter in den nächsten Raum.</w:t>
      </w:r>
    </w:p>
    <w:p w14:paraId="386C07E5" w14:textId="25C10707" w:rsidR="0038144F" w:rsidRPr="00A34FD6" w:rsidRDefault="0038144F" w:rsidP="00F72FB6">
      <w:pPr>
        <w:rPr>
          <w:lang w:val="de-DE"/>
        </w:rPr>
      </w:pPr>
      <w:r w:rsidRPr="00A34FD6">
        <w:rPr>
          <w:lang w:val="de-DE"/>
        </w:rPr>
        <w:t>Der Raum, den sie nun betreten ist</w:t>
      </w:r>
      <w:r w:rsidRPr="00A34FD6">
        <w:rPr>
          <w:rStyle w:val="apple-converted-space"/>
          <w:color w:val="000000"/>
          <w:lang w:val="de-DE"/>
        </w:rPr>
        <w:t> </w:t>
      </w:r>
      <w:r w:rsidR="00321CB4">
        <w:rPr>
          <w:rStyle w:val="Fett"/>
          <w:color w:val="000000"/>
          <w:lang w:val="de-DE"/>
        </w:rPr>
        <w:t>F1, R4</w:t>
      </w:r>
      <w:r w:rsidRPr="00A34FD6">
        <w:rPr>
          <w:lang w:val="de-DE"/>
        </w:rPr>
        <w:t xml:space="preserve">. Dieser Raum sieht etwas anders aus als die vorherigen. </w:t>
      </w:r>
      <w:r w:rsidR="00C016B2">
        <w:rPr>
          <w:lang w:val="de-DE"/>
        </w:rPr>
        <w:br/>
      </w:r>
      <w:r w:rsidRPr="00A34FD6">
        <w:rPr>
          <w:lang w:val="de-DE"/>
        </w:rPr>
        <w:t xml:space="preserve">Es </w:t>
      </w:r>
      <w:proofErr w:type="gramStart"/>
      <w:r w:rsidRPr="00A34FD6">
        <w:rPr>
          <w:lang w:val="de-DE"/>
        </w:rPr>
        <w:t>befinden</w:t>
      </w:r>
      <w:proofErr w:type="gramEnd"/>
      <w:r w:rsidRPr="00A34FD6">
        <w:rPr>
          <w:lang w:val="de-DE"/>
        </w:rPr>
        <w:t xml:space="preserve"> sich </w:t>
      </w:r>
      <w:r w:rsidR="00321CB4">
        <w:rPr>
          <w:lang w:val="de-DE"/>
        </w:rPr>
        <w:t>ein</w:t>
      </w:r>
      <w:r w:rsidRPr="00A34FD6">
        <w:rPr>
          <w:rStyle w:val="apple-converted-space"/>
          <w:color w:val="000000"/>
          <w:lang w:val="de-DE"/>
        </w:rPr>
        <w:t> </w:t>
      </w:r>
      <w:r w:rsidR="00321CB4">
        <w:rPr>
          <w:rStyle w:val="Fett"/>
          <w:color w:val="000000"/>
          <w:lang w:val="de-DE"/>
        </w:rPr>
        <w:t>Ventilator</w:t>
      </w:r>
      <w:r w:rsidRPr="00A34FD6">
        <w:rPr>
          <w:rStyle w:val="apple-converted-space"/>
          <w:color w:val="000000"/>
          <w:lang w:val="de-DE"/>
        </w:rPr>
        <w:t> </w:t>
      </w:r>
      <w:r w:rsidRPr="00A34FD6">
        <w:rPr>
          <w:lang w:val="de-DE"/>
        </w:rPr>
        <w:t>am Boden. Ebenfalls entdecken sie an einer der Wände</w:t>
      </w:r>
      <w:r w:rsidRPr="00A34FD6">
        <w:rPr>
          <w:rStyle w:val="apple-converted-space"/>
          <w:color w:val="000000"/>
          <w:lang w:val="de-DE"/>
        </w:rPr>
        <w:t> </w:t>
      </w:r>
      <w:r w:rsidR="00C016B2">
        <w:rPr>
          <w:rStyle w:val="apple-converted-space"/>
          <w:color w:val="000000"/>
          <w:lang w:val="de-DE"/>
        </w:rPr>
        <w:br/>
      </w:r>
      <w:r w:rsidRPr="00A34FD6">
        <w:rPr>
          <w:rStyle w:val="Fett"/>
          <w:color w:val="000000"/>
          <w:lang w:val="de-DE"/>
        </w:rPr>
        <w:t>einige Knöpfe</w:t>
      </w:r>
      <w:r w:rsidRPr="00A34FD6">
        <w:rPr>
          <w:rStyle w:val="apple-converted-space"/>
          <w:color w:val="000000"/>
          <w:lang w:val="de-DE"/>
        </w:rPr>
        <w:t> </w:t>
      </w:r>
      <w:r w:rsidRPr="00A34FD6">
        <w:rPr>
          <w:lang w:val="de-DE"/>
        </w:rPr>
        <w:t>und einen</w:t>
      </w:r>
      <w:r w:rsidRPr="00A34FD6">
        <w:rPr>
          <w:rStyle w:val="apple-converted-space"/>
          <w:color w:val="000000"/>
          <w:lang w:val="de-DE"/>
        </w:rPr>
        <w:t> </w:t>
      </w:r>
      <w:r w:rsidRPr="00A34FD6">
        <w:rPr>
          <w:rStyle w:val="Fett"/>
          <w:color w:val="000000"/>
          <w:lang w:val="de-DE"/>
        </w:rPr>
        <w:t>roten Knopf</w:t>
      </w:r>
      <w:r w:rsidRPr="00A34FD6">
        <w:rPr>
          <w:rStyle w:val="apple-converted-space"/>
          <w:color w:val="000000"/>
          <w:lang w:val="de-DE"/>
        </w:rPr>
        <w:t> </w:t>
      </w:r>
      <w:r w:rsidRPr="00A34FD6">
        <w:rPr>
          <w:lang w:val="de-DE"/>
        </w:rPr>
        <w:t xml:space="preserve">etwas höher </w:t>
      </w:r>
      <w:r w:rsidR="003F0E97">
        <w:rPr>
          <w:lang w:val="de-DE"/>
        </w:rPr>
        <w:t>an der Decke</w:t>
      </w:r>
      <w:r w:rsidRPr="00A34FD6">
        <w:rPr>
          <w:lang w:val="de-DE"/>
        </w:rPr>
        <w:t xml:space="preserve">. Sie erinnern sich an den roten Knopf zurück, den sie in einem der </w:t>
      </w:r>
      <w:r w:rsidR="003F0E97">
        <w:rPr>
          <w:lang w:val="de-DE"/>
        </w:rPr>
        <w:t>vorherigen</w:t>
      </w:r>
      <w:r w:rsidRPr="00A34FD6">
        <w:rPr>
          <w:lang w:val="de-DE"/>
        </w:rPr>
        <w:t xml:space="preserve"> Räume gedrückt hatten und entschließen sich dazu diesen ebenfalls zu drücken. Da sie keine Möglichkeit sehen den roten Knopf zu erreichen, probieren sie die anderen Knöpfe an den Wänden aus. Nun verstehen sie, was sie tun müssen, um den roten Knopf zu erreichen. Einer der Astronauten bleibt an den Knöpfen stehen und der andere stellt sich an die Stelle über den Ventilator. Beim Drücken des richtigen Knopfes startet der Ventilator und katapultiert den Astronauten in die Luft. Von hier aus hat er nun die Möglichkeit den Knopf zu drücken und dieser wechselt von rot auf grün.</w:t>
      </w:r>
    </w:p>
    <w:p w14:paraId="2377A626" w14:textId="5B62382C" w:rsidR="0038144F" w:rsidRPr="00A34FD6" w:rsidRDefault="0038144F" w:rsidP="00F72FB6">
      <w:pPr>
        <w:rPr>
          <w:lang w:val="de-DE"/>
        </w:rPr>
      </w:pPr>
      <w:r w:rsidRPr="00A34FD6">
        <w:rPr>
          <w:lang w:val="de-DE"/>
        </w:rPr>
        <w:t>In diesem Raum finden sie nichts weiteres, daher entschließen sie sich dazu sich in den Raum zu begeben, in dem s</w:t>
      </w:r>
      <w:r w:rsidR="007548DE">
        <w:rPr>
          <w:lang w:val="de-DE"/>
        </w:rPr>
        <w:t>ich das Drehterminal befindet (F1, R7</w:t>
      </w:r>
      <w:r w:rsidR="00C016B2">
        <w:rPr>
          <w:lang w:val="de-DE"/>
        </w:rPr>
        <w:t>). Sie drehen um drei</w:t>
      </w:r>
      <w:r w:rsidRPr="00A34FD6">
        <w:rPr>
          <w:lang w:val="de-DE"/>
        </w:rPr>
        <w:t xml:space="preserve"> nach rechts </w:t>
      </w:r>
      <w:r w:rsidR="00321CB4">
        <w:rPr>
          <w:lang w:val="de-DE"/>
        </w:rPr>
        <w:t>und gehen über den Raum F1, R6</w:t>
      </w:r>
      <w:r w:rsidRPr="00A34FD6">
        <w:rPr>
          <w:lang w:val="de-DE"/>
        </w:rPr>
        <w:t xml:space="preserve"> in den Raum</w:t>
      </w:r>
      <w:r w:rsidRPr="00A34FD6">
        <w:rPr>
          <w:rStyle w:val="apple-converted-space"/>
          <w:color w:val="000000"/>
          <w:lang w:val="de-DE"/>
        </w:rPr>
        <w:t> </w:t>
      </w:r>
      <w:r w:rsidR="00321CB4">
        <w:rPr>
          <w:rStyle w:val="Fett"/>
          <w:color w:val="000000"/>
          <w:lang w:val="de-DE"/>
        </w:rPr>
        <w:t>F2, R7</w:t>
      </w:r>
      <w:r w:rsidRPr="00A34FD6">
        <w:rPr>
          <w:lang w:val="de-DE"/>
        </w:rPr>
        <w:t>. Hier befindet sich ebenfalls ein Drehterminal. Um dieses zu bedienen muss ein</w:t>
      </w:r>
      <w:r w:rsidRPr="00A34FD6">
        <w:rPr>
          <w:rStyle w:val="apple-converted-space"/>
          <w:color w:val="000000"/>
          <w:lang w:val="de-DE"/>
        </w:rPr>
        <w:t> </w:t>
      </w:r>
      <w:r w:rsidRPr="00A34FD6">
        <w:rPr>
          <w:rStyle w:val="Fett"/>
          <w:color w:val="000000"/>
          <w:lang w:val="de-DE"/>
        </w:rPr>
        <w:t>Farbrätsel</w:t>
      </w:r>
      <w:r w:rsidRPr="00A34FD6">
        <w:rPr>
          <w:rStyle w:val="apple-converted-space"/>
          <w:color w:val="000000"/>
          <w:lang w:val="de-DE"/>
        </w:rPr>
        <w:t> </w:t>
      </w:r>
      <w:r w:rsidRPr="00A34FD6">
        <w:rPr>
          <w:lang w:val="de-DE"/>
        </w:rPr>
        <w:t>gelöst werden, bevor es weitergeht. Das bedeutet, dass die Astronauten sich eine gewisse Abfolge von Farbkombinationen merken müssen und diese am Terminal nachmachen müssen, bevor sie den nächsten Raum betreten können. In diesem Raum finden sie eine</w:t>
      </w:r>
      <w:r w:rsidRPr="00A34FD6">
        <w:rPr>
          <w:rStyle w:val="apple-converted-space"/>
          <w:color w:val="000000"/>
          <w:lang w:val="de-DE"/>
        </w:rPr>
        <w:t> </w:t>
      </w:r>
      <w:r w:rsidRPr="00A34FD6">
        <w:rPr>
          <w:rStyle w:val="Fett"/>
          <w:color w:val="000000"/>
          <w:lang w:val="de-DE"/>
        </w:rPr>
        <w:t>Submachinegun</w:t>
      </w:r>
      <w:r w:rsidRPr="00A34FD6">
        <w:rPr>
          <w:lang w:val="de-DE"/>
        </w:rPr>
        <w:t>. Dieser Raum hat keine Durchgänge nach rechts oder links, daher bleibt ihnen nur die Möglichkeit ihn gerade aus zu verlassen.</w:t>
      </w:r>
    </w:p>
    <w:p w14:paraId="402DBDFF" w14:textId="20037C32" w:rsidR="0038144F" w:rsidRPr="00A34FD6" w:rsidRDefault="0038144F" w:rsidP="00F72FB6">
      <w:pPr>
        <w:rPr>
          <w:lang w:val="de-DE"/>
        </w:rPr>
      </w:pPr>
      <w:r w:rsidRPr="00A34FD6">
        <w:rPr>
          <w:lang w:val="de-DE"/>
        </w:rPr>
        <w:t>Som</w:t>
      </w:r>
      <w:r>
        <w:rPr>
          <w:lang w:val="de-DE"/>
        </w:rPr>
        <w:t>it betreten sie nun zum ersten M</w:t>
      </w:r>
      <w:r w:rsidRPr="00A34FD6">
        <w:rPr>
          <w:lang w:val="de-DE"/>
        </w:rPr>
        <w:t>al den inneren Ring. Sie befinden sich in Raum</w:t>
      </w:r>
      <w:r w:rsidRPr="00A34FD6">
        <w:rPr>
          <w:rStyle w:val="apple-converted-space"/>
          <w:color w:val="000000"/>
          <w:lang w:val="de-DE"/>
        </w:rPr>
        <w:t> </w:t>
      </w:r>
      <w:r w:rsidR="00E12C1C">
        <w:rPr>
          <w:rStyle w:val="Fett"/>
          <w:color w:val="000000"/>
          <w:lang w:val="de-DE"/>
        </w:rPr>
        <w:t>F3, R4</w:t>
      </w:r>
      <w:r w:rsidRPr="00A34FD6">
        <w:rPr>
          <w:lang w:val="de-DE"/>
        </w:rPr>
        <w:t>. Dieser Raum hat wieder ein Drehterminal und einen</w:t>
      </w:r>
      <w:r w:rsidRPr="00A34FD6">
        <w:rPr>
          <w:rStyle w:val="apple-converted-space"/>
          <w:color w:val="000000"/>
          <w:lang w:val="de-DE"/>
        </w:rPr>
        <w:t> </w:t>
      </w:r>
      <w:r w:rsidR="00E12C1C">
        <w:rPr>
          <w:b/>
          <w:bCs/>
          <w:lang w:val="de-DE"/>
        </w:rPr>
        <w:t>Serverr</w:t>
      </w:r>
      <w:r w:rsidRPr="00A34FD6">
        <w:rPr>
          <w:b/>
          <w:bCs/>
          <w:lang w:val="de-DE"/>
        </w:rPr>
        <w:t>ack</w:t>
      </w:r>
      <w:r w:rsidRPr="00A34FD6">
        <w:rPr>
          <w:rStyle w:val="apple-converted-space"/>
          <w:color w:val="000000"/>
          <w:lang w:val="de-DE"/>
        </w:rPr>
        <w:t> </w:t>
      </w:r>
      <w:r w:rsidRPr="00A34FD6">
        <w:rPr>
          <w:lang w:val="de-DE"/>
        </w:rPr>
        <w:t>an den sie den USB-Stick mit dem Virus anschließen können. Bei weiterer Erkundung des Raumes finden sie ein paar lose</w:t>
      </w:r>
      <w:r w:rsidRPr="00A34FD6">
        <w:rPr>
          <w:rStyle w:val="apple-converted-space"/>
          <w:color w:val="000000"/>
          <w:lang w:val="de-DE"/>
        </w:rPr>
        <w:t> </w:t>
      </w:r>
      <w:r w:rsidRPr="00A34FD6">
        <w:rPr>
          <w:rStyle w:val="Fett"/>
          <w:color w:val="000000"/>
          <w:lang w:val="de-DE"/>
        </w:rPr>
        <w:t>Kabel</w:t>
      </w:r>
      <w:r w:rsidRPr="00A34FD6">
        <w:rPr>
          <w:rStyle w:val="apple-converted-space"/>
          <w:color w:val="000000"/>
          <w:lang w:val="de-DE"/>
        </w:rPr>
        <w:t> </w:t>
      </w:r>
      <w:r w:rsidRPr="00A34FD6">
        <w:rPr>
          <w:lang w:val="de-DE"/>
        </w:rPr>
        <w:t>sowie eine weitere Stange</w:t>
      </w:r>
      <w:r w:rsidRPr="00A34FD6">
        <w:rPr>
          <w:rStyle w:val="apple-converted-space"/>
          <w:color w:val="000000"/>
          <w:lang w:val="de-DE"/>
        </w:rPr>
        <w:t> </w:t>
      </w:r>
      <w:r w:rsidRPr="00A34FD6">
        <w:rPr>
          <w:rStyle w:val="Fett"/>
          <w:color w:val="000000"/>
          <w:lang w:val="de-DE"/>
        </w:rPr>
        <w:t>Dynamit(4/4)</w:t>
      </w:r>
      <w:r w:rsidRPr="00A34FD6">
        <w:rPr>
          <w:lang w:val="de-DE"/>
        </w:rPr>
        <w:t>, die sie an sich nehmen. Um das Terminal zu bedienen muss hier wieder ein</w:t>
      </w:r>
      <w:r w:rsidRPr="00A34FD6">
        <w:rPr>
          <w:rStyle w:val="apple-converted-space"/>
          <w:color w:val="000000"/>
          <w:lang w:val="de-DE"/>
        </w:rPr>
        <w:t> </w:t>
      </w:r>
      <w:r w:rsidR="00E12C1C">
        <w:rPr>
          <w:rStyle w:val="apple-converted-space"/>
          <w:color w:val="000000"/>
          <w:lang w:val="de-DE"/>
        </w:rPr>
        <w:br/>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w:t>
      </w:r>
    </w:p>
    <w:p w14:paraId="35DEB056" w14:textId="57548620" w:rsidR="0038144F" w:rsidRPr="00A34FD6" w:rsidRDefault="0038144F" w:rsidP="00F72FB6">
      <w:pPr>
        <w:rPr>
          <w:lang w:val="de-DE"/>
        </w:rPr>
      </w:pPr>
      <w:r w:rsidRPr="00A34FD6">
        <w:rPr>
          <w:lang w:val="de-DE"/>
        </w:rPr>
        <w:t>Sie betreten nun den Raum</w:t>
      </w:r>
      <w:r w:rsidRPr="00A34FD6">
        <w:rPr>
          <w:rStyle w:val="apple-converted-space"/>
          <w:color w:val="000000"/>
          <w:lang w:val="de-DE"/>
        </w:rPr>
        <w:t> </w:t>
      </w:r>
      <w:r w:rsidR="00E12C1C">
        <w:rPr>
          <w:rStyle w:val="Fett"/>
          <w:color w:val="000000"/>
          <w:lang w:val="de-DE"/>
        </w:rPr>
        <w:t>F3, R1</w:t>
      </w:r>
      <w:r w:rsidRPr="00A34FD6">
        <w:rPr>
          <w:lang w:val="de-DE"/>
        </w:rPr>
        <w:t>. Der Raum ist aus vielen kleinen Korridoren aufgebaut, die ein</w:t>
      </w:r>
      <w:r w:rsidRPr="00A34FD6">
        <w:rPr>
          <w:rStyle w:val="apple-converted-space"/>
          <w:color w:val="000000"/>
          <w:lang w:val="de-DE"/>
        </w:rPr>
        <w:t> </w:t>
      </w:r>
      <w:r w:rsidRPr="00A34FD6">
        <w:rPr>
          <w:rStyle w:val="Fett"/>
          <w:color w:val="000000"/>
          <w:lang w:val="de-DE"/>
        </w:rPr>
        <w:t>Labyrinth</w:t>
      </w:r>
      <w:r w:rsidRPr="00A34FD6">
        <w:rPr>
          <w:rStyle w:val="apple-converted-space"/>
          <w:color w:val="000000"/>
          <w:lang w:val="de-DE"/>
        </w:rPr>
        <w:t> </w:t>
      </w:r>
      <w:r w:rsidRPr="00A34FD6">
        <w:rPr>
          <w:lang w:val="de-DE"/>
        </w:rPr>
        <w:t xml:space="preserve">bilden. Als sie nun endlich den richtigen Weg gefunden haben, befindet sich am Ende des </w:t>
      </w:r>
      <w:r w:rsidRPr="00A34FD6">
        <w:rPr>
          <w:lang w:val="de-DE"/>
        </w:rPr>
        <w:lastRenderedPageBreak/>
        <w:t>Ganges wieder einer der</w:t>
      </w:r>
      <w:r w:rsidRPr="00A34FD6">
        <w:rPr>
          <w:rStyle w:val="apple-converted-space"/>
          <w:color w:val="000000"/>
          <w:lang w:val="de-DE"/>
        </w:rPr>
        <w:t> </w:t>
      </w:r>
      <w:r w:rsidRPr="00A34FD6">
        <w:rPr>
          <w:rStyle w:val="Fett"/>
          <w:color w:val="000000"/>
          <w:lang w:val="de-DE"/>
        </w:rPr>
        <w:t>roten Knöpfe</w:t>
      </w:r>
      <w:r w:rsidR="00C016B2">
        <w:rPr>
          <w:lang w:val="de-DE"/>
        </w:rPr>
        <w:t>. Diesen drücken sie, so</w:t>
      </w:r>
      <w:r w:rsidRPr="00A34FD6">
        <w:rPr>
          <w:lang w:val="de-DE"/>
        </w:rPr>
        <w:t>dass dieser auch wieder grün erstrahlt. Sie scheinen ein</w:t>
      </w:r>
      <w:r w:rsidR="00BB5544">
        <w:rPr>
          <w:lang w:val="de-DE"/>
        </w:rPr>
        <w:t>en</w:t>
      </w:r>
      <w:r w:rsidRPr="00A34FD6">
        <w:rPr>
          <w:lang w:val="de-DE"/>
        </w:rPr>
        <w:t xml:space="preserve"> Mechanismus ausgelöst zu haben</w:t>
      </w:r>
      <w:r w:rsidR="00BB5544">
        <w:rPr>
          <w:lang w:val="de-DE"/>
        </w:rPr>
        <w:t xml:space="preserve">, welcher das </w:t>
      </w:r>
      <w:r w:rsidR="00BB5544" w:rsidRPr="00BB5544">
        <w:rPr>
          <w:b/>
          <w:lang w:val="de-DE"/>
        </w:rPr>
        <w:t>Drehen des inneren Ringes</w:t>
      </w:r>
      <w:r w:rsidR="00BB5544">
        <w:rPr>
          <w:lang w:val="de-DE"/>
        </w:rPr>
        <w:t xml:space="preserve"> ermöglicht.</w:t>
      </w:r>
    </w:p>
    <w:p w14:paraId="3B1F9EC5" w14:textId="35252DAF" w:rsidR="0038144F" w:rsidRPr="00A34FD6" w:rsidRDefault="0038144F" w:rsidP="00F72FB6">
      <w:pPr>
        <w:rPr>
          <w:lang w:val="de-DE"/>
        </w:rPr>
      </w:pPr>
      <w:r w:rsidRPr="00A34FD6">
        <w:rPr>
          <w:lang w:val="de-DE"/>
        </w:rPr>
        <w:t>Da es in diesem Raum nichts mehr zu sehen gibt, entschließen sie sich dazu zurück in</w:t>
      </w:r>
      <w:r w:rsidR="007548DE">
        <w:rPr>
          <w:lang w:val="de-DE"/>
        </w:rPr>
        <w:t xml:space="preserve"> den vorherigen Raum zu gehen (F3, R4</w:t>
      </w:r>
      <w:r w:rsidRPr="00A34FD6">
        <w:rPr>
          <w:lang w:val="de-DE"/>
        </w:rPr>
        <w:t xml:space="preserve">). Sie drehen die </w:t>
      </w:r>
      <w:r w:rsidR="00BB5544">
        <w:rPr>
          <w:lang w:val="de-DE"/>
        </w:rPr>
        <w:t xml:space="preserve">Ringe so, dass sie über F2, R7 nach </w:t>
      </w:r>
      <w:r w:rsidRPr="00A34FD6">
        <w:rPr>
          <w:lang w:val="de-DE"/>
        </w:rPr>
        <w:t>F1, R8</w:t>
      </w:r>
      <w:r w:rsidR="00BB5544">
        <w:rPr>
          <w:lang w:val="de-DE"/>
        </w:rPr>
        <w:t xml:space="preserve"> gehen können. </w:t>
      </w:r>
      <w:r w:rsidR="00BB5544">
        <w:rPr>
          <w:lang w:val="de-DE"/>
        </w:rPr>
        <w:br/>
        <w:t>In F1, R8</w:t>
      </w:r>
      <w:r w:rsidRPr="00A34FD6">
        <w:rPr>
          <w:lang w:val="de-DE"/>
        </w:rPr>
        <w:t xml:space="preserve"> angekommen, drehen sie nun den inneren Ring um eins nach rechts und haben nun einen Übergang vom </w:t>
      </w:r>
      <w:r w:rsidR="00BB5544">
        <w:rPr>
          <w:lang w:val="de-DE"/>
        </w:rPr>
        <w:t>mittleren</w:t>
      </w:r>
      <w:r w:rsidRPr="00A34FD6">
        <w:rPr>
          <w:lang w:val="de-DE"/>
        </w:rPr>
        <w:t xml:space="preserve"> in den inneren Ring.</w:t>
      </w:r>
    </w:p>
    <w:p w14:paraId="471AC900" w14:textId="66DA7A38" w:rsidR="0038144F" w:rsidRPr="00A34FD6" w:rsidRDefault="0038144F" w:rsidP="00F72FB6">
      <w:pPr>
        <w:rPr>
          <w:lang w:val="de-DE"/>
        </w:rPr>
      </w:pPr>
      <w:r w:rsidRPr="00A34FD6">
        <w:rPr>
          <w:lang w:val="de-DE"/>
        </w:rPr>
        <w:t>Sie betreten nun</w:t>
      </w:r>
      <w:r w:rsidRPr="00A34FD6">
        <w:rPr>
          <w:rStyle w:val="apple-converted-space"/>
          <w:color w:val="000000"/>
          <w:lang w:val="de-DE"/>
        </w:rPr>
        <w:t> </w:t>
      </w:r>
      <w:r w:rsidRPr="00A34FD6">
        <w:rPr>
          <w:rStyle w:val="Fett"/>
          <w:color w:val="000000"/>
          <w:lang w:val="de-DE"/>
        </w:rPr>
        <w:t>F3, R2</w:t>
      </w:r>
      <w:r w:rsidR="00FE5315">
        <w:rPr>
          <w:rStyle w:val="Fett"/>
          <w:color w:val="000000"/>
          <w:lang w:val="de-DE"/>
        </w:rPr>
        <w:t xml:space="preserve"> </w:t>
      </w:r>
      <w:r w:rsidR="00FE5315">
        <w:rPr>
          <w:lang w:val="de-DE"/>
        </w:rPr>
        <w:t>über F2, R7</w:t>
      </w:r>
      <w:r w:rsidRPr="00A34FD6">
        <w:rPr>
          <w:lang w:val="de-DE"/>
        </w:rPr>
        <w:t xml:space="preserve">. </w:t>
      </w:r>
      <w:r w:rsidR="00BB5544">
        <w:rPr>
          <w:lang w:val="de-DE"/>
        </w:rPr>
        <w:t>An den Wänden</w:t>
      </w:r>
      <w:r w:rsidRPr="00A34FD6">
        <w:rPr>
          <w:lang w:val="de-DE"/>
        </w:rPr>
        <w:t xml:space="preserve"> befindet sich ein</w:t>
      </w:r>
      <w:r w:rsidRPr="00A34FD6">
        <w:rPr>
          <w:rStyle w:val="apple-converted-space"/>
          <w:color w:val="000000"/>
          <w:lang w:val="de-DE"/>
        </w:rPr>
        <w:t> </w:t>
      </w:r>
      <w:r w:rsidRPr="00A34FD6">
        <w:rPr>
          <w:rStyle w:val="Fett"/>
          <w:color w:val="000000"/>
          <w:lang w:val="de-DE"/>
        </w:rPr>
        <w:t>Medizinschrank</w:t>
      </w:r>
      <w:r w:rsidRPr="00A34FD6">
        <w:rPr>
          <w:lang w:val="de-DE"/>
        </w:rPr>
        <w:t xml:space="preserve">, der ihre Lebenspunkte </w:t>
      </w:r>
      <w:r w:rsidR="00BB5544">
        <w:rPr>
          <w:lang w:val="de-DE"/>
        </w:rPr>
        <w:t xml:space="preserve">wieder </w:t>
      </w:r>
      <w:r w:rsidRPr="00A34FD6">
        <w:rPr>
          <w:lang w:val="de-DE"/>
        </w:rPr>
        <w:t>komplett auffüllt. Hier finden sie auch ein paar</w:t>
      </w:r>
      <w:r w:rsidRPr="00A34FD6">
        <w:rPr>
          <w:rStyle w:val="apple-converted-space"/>
          <w:color w:val="000000"/>
          <w:lang w:val="de-DE"/>
        </w:rPr>
        <w:t> </w:t>
      </w:r>
      <w:r w:rsidRPr="00A34FD6">
        <w:rPr>
          <w:rStyle w:val="Fett"/>
          <w:color w:val="000000"/>
          <w:lang w:val="de-DE"/>
        </w:rPr>
        <w:t>Schrauben</w:t>
      </w:r>
      <w:r w:rsidRPr="00A34FD6">
        <w:rPr>
          <w:lang w:val="de-DE"/>
        </w:rPr>
        <w:t>.</w:t>
      </w:r>
    </w:p>
    <w:p w14:paraId="699DF23E" w14:textId="110BDD66" w:rsidR="0038144F" w:rsidRDefault="00FE5315" w:rsidP="00865DAE">
      <w:pPr>
        <w:rPr>
          <w:lang w:val="de-DE"/>
        </w:rPr>
      </w:pPr>
      <w:r>
        <w:rPr>
          <w:lang w:val="de-DE"/>
        </w:rPr>
        <w:t>Sie gelangen nun in den Raum F3, R3</w:t>
      </w:r>
      <w:r w:rsidR="0038144F" w:rsidRPr="00A34FD6">
        <w:rPr>
          <w:lang w:val="de-DE"/>
        </w:rPr>
        <w:t xml:space="preserve">. Dieser Raum ist </w:t>
      </w:r>
      <w:r w:rsidR="00BB5544">
        <w:rPr>
          <w:lang w:val="de-DE"/>
        </w:rPr>
        <w:t>zweigeteilt</w:t>
      </w:r>
      <w:r w:rsidR="0038144F" w:rsidRPr="00A34FD6">
        <w:rPr>
          <w:lang w:val="de-DE"/>
        </w:rPr>
        <w:t xml:space="preserve"> und muss durch eine weiter</w:t>
      </w:r>
      <w:r w:rsidR="00BB5544">
        <w:rPr>
          <w:lang w:val="de-DE"/>
        </w:rPr>
        <w:t>e</w:t>
      </w:r>
      <w:r w:rsidR="0038144F" w:rsidRPr="00A34FD6">
        <w:rPr>
          <w:lang w:val="de-DE"/>
        </w:rPr>
        <w:t xml:space="preserve"> Tür durchquert werden. Als sie weiter gehen wollen öffnet sich die Tür nicht, neben ihr hängen ein paar lose Kabel, die scheinbar durchschnitten wurden. Sie erinnern sich an die</w:t>
      </w:r>
      <w:r w:rsidR="0038144F" w:rsidRPr="00A34FD6">
        <w:rPr>
          <w:rStyle w:val="apple-converted-space"/>
          <w:color w:val="000000"/>
          <w:lang w:val="de-DE"/>
        </w:rPr>
        <w:t> </w:t>
      </w:r>
      <w:r w:rsidR="0038144F" w:rsidRPr="00A34FD6">
        <w:rPr>
          <w:rStyle w:val="Fett"/>
          <w:color w:val="000000"/>
          <w:lang w:val="de-DE"/>
        </w:rPr>
        <w:t>Kabel</w:t>
      </w:r>
      <w:r w:rsidR="0038144F" w:rsidRPr="00A34FD6">
        <w:rPr>
          <w:rStyle w:val="apple-converted-space"/>
          <w:color w:val="000000"/>
          <w:lang w:val="de-DE"/>
        </w:rPr>
        <w:t> </w:t>
      </w:r>
      <w:r w:rsidR="00BB5544">
        <w:rPr>
          <w:rStyle w:val="apple-converted-space"/>
          <w:color w:val="000000"/>
          <w:lang w:val="de-DE"/>
        </w:rPr>
        <w:t xml:space="preserve">und die </w:t>
      </w:r>
      <w:r w:rsidR="00BB5544" w:rsidRPr="00BB5544">
        <w:rPr>
          <w:rStyle w:val="apple-converted-space"/>
          <w:b/>
          <w:color w:val="000000"/>
          <w:lang w:val="de-DE"/>
        </w:rPr>
        <w:t>Schrauben</w:t>
      </w:r>
      <w:r w:rsidR="00BB5544">
        <w:rPr>
          <w:rStyle w:val="apple-converted-space"/>
          <w:color w:val="000000"/>
          <w:lang w:val="de-DE"/>
        </w:rPr>
        <w:t xml:space="preserve"> </w:t>
      </w:r>
      <w:r w:rsidR="0038144F" w:rsidRPr="00A34FD6">
        <w:rPr>
          <w:lang w:val="de-DE"/>
        </w:rPr>
        <w:t xml:space="preserve">zurück, die sie in einem der vorherigen Räume gefunden hatten. Sie benutzen diese, um sie mit den anderen zu verbinden und die Tür öffnet sich. Nun können sie in den </w:t>
      </w:r>
      <w:r w:rsidR="00BB5544">
        <w:rPr>
          <w:lang w:val="de-DE"/>
        </w:rPr>
        <w:t xml:space="preserve">zweiten Teil des Raumes </w:t>
      </w:r>
      <w:r w:rsidR="0038144F" w:rsidRPr="00A34FD6">
        <w:rPr>
          <w:lang w:val="de-DE"/>
        </w:rPr>
        <w:t xml:space="preserve">gehen. In diesem </w:t>
      </w:r>
      <w:r w:rsidR="00BB5544">
        <w:rPr>
          <w:lang w:val="de-DE"/>
        </w:rPr>
        <w:t>Teil</w:t>
      </w:r>
      <w:r w:rsidR="0038144F" w:rsidRPr="00A34FD6">
        <w:rPr>
          <w:lang w:val="de-DE"/>
        </w:rPr>
        <w:t xml:space="preserve"> finden sie ein</w:t>
      </w:r>
      <w:r w:rsidR="00BB5544">
        <w:rPr>
          <w:lang w:val="de-DE"/>
        </w:rPr>
        <w:t>en</w:t>
      </w:r>
      <w:r w:rsidR="0038144F" w:rsidRPr="00A34FD6">
        <w:rPr>
          <w:rStyle w:val="apple-converted-space"/>
          <w:color w:val="000000"/>
          <w:lang w:val="de-DE"/>
        </w:rPr>
        <w:t> </w:t>
      </w:r>
      <w:r w:rsidR="00BB5544">
        <w:rPr>
          <w:rStyle w:val="Fett"/>
          <w:color w:val="000000"/>
          <w:lang w:val="de-DE"/>
        </w:rPr>
        <w:t>Teleporter</w:t>
      </w:r>
      <w:r w:rsidR="00BB5544">
        <w:rPr>
          <w:rStyle w:val="apple-converted-space"/>
          <w:color w:val="000000"/>
          <w:lang w:val="de-DE"/>
        </w:rPr>
        <w:t xml:space="preserve"> vor</w:t>
      </w:r>
      <w:r w:rsidR="0038144F" w:rsidRPr="00A34FD6">
        <w:rPr>
          <w:lang w:val="de-DE"/>
        </w:rPr>
        <w:t>. Sie sind etwas unsicher, weil sie nicht wissen, wo dieses Portal hinführt. Sie haben allerdings auf den Terminals gesehen, dass dies der letzte Raum sein muss. Sie haben keine andere Wahl, daher betreten sie das Portal.</w:t>
      </w:r>
    </w:p>
    <w:p w14:paraId="6B632E48" w14:textId="77777777" w:rsidR="00865DAE" w:rsidRPr="00865DAE" w:rsidRDefault="00865DAE" w:rsidP="007F6589">
      <w:pPr>
        <w:rPr>
          <w:lang w:val="de-DE" w:eastAsia="de-DE"/>
        </w:rPr>
      </w:pPr>
      <w:r w:rsidRPr="00865DAE">
        <w:rPr>
          <w:lang w:val="de-DE" w:eastAsia="de-DE"/>
        </w:rPr>
        <w:t xml:space="preserve">Sie landen im </w:t>
      </w:r>
      <w:r w:rsidRPr="00865DAE">
        <w:rPr>
          <w:b/>
          <w:bCs/>
          <w:lang w:val="de-DE" w:eastAsia="de-DE"/>
        </w:rPr>
        <w:t>Endkampf-Raum</w:t>
      </w:r>
      <w:r w:rsidRPr="00865DAE">
        <w:rPr>
          <w:lang w:val="de-DE" w:eastAsia="de-DE"/>
        </w:rPr>
        <w:t xml:space="preserve">. Während die Astronauten angegriffen werden, müssen sie nun an bestimmten Stellen das Dynamit anbringen. </w:t>
      </w:r>
    </w:p>
    <w:p w14:paraId="56F3605D" w14:textId="0F395618" w:rsidR="00865DAE" w:rsidRPr="00865DAE" w:rsidRDefault="00865DAE" w:rsidP="007F6589">
      <w:pPr>
        <w:rPr>
          <w:lang w:val="de-DE" w:eastAsia="de-DE"/>
        </w:rPr>
      </w:pPr>
      <w:r w:rsidRPr="00865DAE">
        <w:rPr>
          <w:lang w:val="de-DE" w:eastAsia="de-DE"/>
        </w:rPr>
        <w:t xml:space="preserve">Die Anbringung des </w:t>
      </w:r>
      <w:r w:rsidRPr="00865DAE">
        <w:rPr>
          <w:b/>
          <w:bCs/>
          <w:lang w:val="de-DE" w:eastAsia="de-DE"/>
        </w:rPr>
        <w:t>Dynamits</w:t>
      </w:r>
      <w:r w:rsidRPr="00865DAE">
        <w:rPr>
          <w:lang w:val="de-DE" w:eastAsia="de-DE"/>
        </w:rPr>
        <w:t xml:space="preserve"> dauert </w:t>
      </w:r>
      <w:r w:rsidR="00BB5544">
        <w:rPr>
          <w:lang w:val="de-DE" w:eastAsia="de-DE"/>
        </w:rPr>
        <w:t xml:space="preserve">jeweils </w:t>
      </w:r>
      <w:r w:rsidRPr="00865DAE">
        <w:rPr>
          <w:lang w:val="de-DE" w:eastAsia="de-DE"/>
        </w:rPr>
        <w:t xml:space="preserve">10 Sekunden in denen der Astronaut nichts anderes tun kann, also ist er darauf angewiesen, dass er von dem anderen Astronauten beschützt wird. </w:t>
      </w:r>
    </w:p>
    <w:p w14:paraId="51C4B251" w14:textId="4D62F67E" w:rsidR="00865DAE" w:rsidRPr="00865DAE" w:rsidRDefault="00865DAE" w:rsidP="007F6589">
      <w:pPr>
        <w:rPr>
          <w:lang w:val="de-DE" w:eastAsia="de-DE"/>
        </w:rPr>
      </w:pPr>
      <w:r w:rsidRPr="00865DAE">
        <w:rPr>
          <w:lang w:val="de-DE" w:eastAsia="de-DE"/>
        </w:rPr>
        <w:t>Erst wenn alle Dynamitstangen angebracht sind, haben die Astronauten die Möglichkeit den Endkampf-Raum durch das Portal zu verlassen. Hab</w:t>
      </w:r>
      <w:r w:rsidR="00BB5544">
        <w:rPr>
          <w:lang w:val="de-DE" w:eastAsia="de-DE"/>
        </w:rPr>
        <w:t>en sie dies geschafft, drücken s</w:t>
      </w:r>
      <w:r w:rsidRPr="00865DAE">
        <w:rPr>
          <w:lang w:val="de-DE" w:eastAsia="de-DE"/>
        </w:rPr>
        <w:t xml:space="preserve">ie neben dem Portal einen </w:t>
      </w:r>
      <w:r w:rsidRPr="00865DAE">
        <w:rPr>
          <w:b/>
          <w:bCs/>
          <w:lang w:val="de-DE" w:eastAsia="de-DE"/>
        </w:rPr>
        <w:t>Knopf</w:t>
      </w:r>
      <w:r w:rsidRPr="00865DAE">
        <w:rPr>
          <w:lang w:val="de-DE" w:eastAsia="de-DE"/>
        </w:rPr>
        <w:t xml:space="preserve">, der das Dynamit zündet. </w:t>
      </w:r>
    </w:p>
    <w:p w14:paraId="01F9A1CD" w14:textId="77777777" w:rsidR="00AA6704" w:rsidRPr="004D16E1" w:rsidRDefault="00AA6704" w:rsidP="00A34FD6">
      <w:pPr>
        <w:pStyle w:val="berschrift1"/>
        <w:rPr>
          <w:lang w:val="de-DE"/>
        </w:rPr>
      </w:pPr>
      <w:bookmarkStart w:id="60" w:name="_Toc396214413"/>
      <w:bookmarkStart w:id="61" w:name="_Toc396214957"/>
      <w:bookmarkStart w:id="62" w:name="_Ref396325952"/>
      <w:bookmarkStart w:id="63" w:name="_Toc396336787"/>
      <w:bookmarkEnd w:id="54"/>
      <w:bookmarkEnd w:id="55"/>
      <w:r w:rsidRPr="004D16E1">
        <w:rPr>
          <w:lang w:val="de-DE"/>
        </w:rPr>
        <w:t>Rätsel</w:t>
      </w:r>
      <w:bookmarkEnd w:id="60"/>
      <w:bookmarkEnd w:id="61"/>
      <w:bookmarkEnd w:id="62"/>
      <w:bookmarkEnd w:id="63"/>
    </w:p>
    <w:p w14:paraId="60C0D6D0" w14:textId="77777777" w:rsidR="00AA6704" w:rsidRPr="00A34FD6" w:rsidRDefault="00B94E4B" w:rsidP="00B94E4B">
      <w:pPr>
        <w:rPr>
          <w:lang w:val="de-DE"/>
        </w:rPr>
      </w:pPr>
      <w:r>
        <w:rPr>
          <w:lang w:val="de-DE"/>
        </w:rPr>
        <w:t>E</w:t>
      </w:r>
      <w:r w:rsidR="00AA6704" w:rsidRPr="00A34FD6">
        <w:rPr>
          <w:lang w:val="de-DE"/>
        </w:rPr>
        <w:t>s gibt mehrere Arten von Rätseln: Logikaufgaben, Reparaturen, Level-Rätsel und Trigger-Rätsel.</w:t>
      </w:r>
      <w:r>
        <w:rPr>
          <w:lang w:val="de-DE"/>
        </w:rPr>
        <w:t xml:space="preserve"> Rätsel sind </w:t>
      </w:r>
      <w:r w:rsidR="00AA6704" w:rsidRPr="00A34FD6">
        <w:rPr>
          <w:lang w:val="de-DE"/>
        </w:rPr>
        <w:t>dafür da Türen zu öffnen oder Terminals frei zu schalten.</w:t>
      </w:r>
    </w:p>
    <w:p w14:paraId="60FDE33F" w14:textId="77777777" w:rsidR="00AA6704" w:rsidRPr="00A34FD6" w:rsidRDefault="00B94E4B" w:rsidP="00B94E4B">
      <w:proofErr w:type="spellStart"/>
      <w:r>
        <w:t>Z</w:t>
      </w:r>
      <w:r w:rsidR="00AA6704" w:rsidRPr="00A34FD6">
        <w:t>u</w:t>
      </w:r>
      <w:proofErr w:type="spellEnd"/>
      <w:r w:rsidR="00AA6704" w:rsidRPr="00A34FD6">
        <w:t xml:space="preserve"> den </w:t>
      </w:r>
      <w:proofErr w:type="spellStart"/>
      <w:r w:rsidR="00AA6704" w:rsidRPr="00A34FD6">
        <w:t>Logikaufgaben</w:t>
      </w:r>
      <w:proofErr w:type="spellEnd"/>
      <w:r>
        <w:t>:</w:t>
      </w:r>
    </w:p>
    <w:p w14:paraId="0703D822" w14:textId="77777777" w:rsidR="00B94E4B" w:rsidRDefault="00AA6704" w:rsidP="00086DF0">
      <w:pPr>
        <w:pStyle w:val="Listenabsatz"/>
        <w:numPr>
          <w:ilvl w:val="0"/>
          <w:numId w:val="12"/>
        </w:numPr>
        <w:rPr>
          <w:lang w:val="de-DE"/>
        </w:rPr>
      </w:pPr>
      <w:r w:rsidRPr="00B94E4B">
        <w:rPr>
          <w:lang w:val="de-DE"/>
        </w:rPr>
        <w:t>Zahlenreihen, Sprachanalogien etc. (siehe weiter unten)</w:t>
      </w:r>
    </w:p>
    <w:p w14:paraId="39874793" w14:textId="77777777" w:rsidR="00B94E4B" w:rsidRDefault="00AA6704" w:rsidP="00086DF0">
      <w:pPr>
        <w:pStyle w:val="Listenabsatz"/>
        <w:numPr>
          <w:ilvl w:val="0"/>
          <w:numId w:val="12"/>
        </w:numPr>
        <w:rPr>
          <w:lang w:val="de-DE"/>
        </w:rPr>
      </w:pPr>
      <w:r w:rsidRPr="00B94E4B">
        <w:rPr>
          <w:lang w:val="de-DE"/>
        </w:rPr>
        <w:t>4 Antwortmöglichkeiten und/oder die Auswahl via Steuerkreuz</w:t>
      </w:r>
    </w:p>
    <w:p w14:paraId="15D1A739" w14:textId="1CF5E561" w:rsidR="00B94E4B" w:rsidRPr="007F6589" w:rsidRDefault="00AA6704">
      <w:pPr>
        <w:rPr>
          <w:lang w:val="de-DE"/>
        </w:rPr>
      </w:pPr>
      <w:r w:rsidRPr="00A34FD6">
        <w:rPr>
          <w:lang w:val="de-DE"/>
        </w:rPr>
        <w:t>Es kann Rätsel in Form eines Duells zwischen einem Ha</w:t>
      </w:r>
      <w:r w:rsidR="0080033B">
        <w:rPr>
          <w:lang w:val="de-DE"/>
        </w:rPr>
        <w:t>uptspieler und dem Alien geben (Schere Stein Papier) geben,</w:t>
      </w:r>
      <w:r w:rsidRPr="00A34FD6">
        <w:rPr>
          <w:lang w:val="de-DE"/>
        </w:rPr>
        <w:t xml:space="preserve"> </w:t>
      </w:r>
      <w:r w:rsidR="0080033B">
        <w:rPr>
          <w:lang w:val="de-DE"/>
        </w:rPr>
        <w:t>so</w:t>
      </w:r>
      <w:r w:rsidRPr="00A34FD6">
        <w:rPr>
          <w:lang w:val="de-DE"/>
        </w:rPr>
        <w:t>dass das Alien jederzeit damit rechnen muss (auch wenn er gerade dabei ist Truppen zu navigieren)</w:t>
      </w:r>
      <w:r w:rsidR="0080033B">
        <w:rPr>
          <w:lang w:val="de-DE"/>
        </w:rPr>
        <w:t xml:space="preserve"> das es zu einem Duell herausgefordert wird</w:t>
      </w:r>
      <w:r w:rsidRPr="00A34FD6">
        <w:rPr>
          <w:lang w:val="de-DE"/>
        </w:rPr>
        <w:t>. Gewinnt der Astronaut, wird das Terminal freigeschaltet, gewinnt das Alien bekommt d</w:t>
      </w:r>
      <w:bookmarkStart w:id="64" w:name="_Toc396214958"/>
      <w:r w:rsidR="007F6589">
        <w:rPr>
          <w:lang w:val="de-DE"/>
        </w:rPr>
        <w:t xml:space="preserve">ieses </w:t>
      </w:r>
      <w:commentRangeStart w:id="65"/>
      <w:proofErr w:type="spellStart"/>
      <w:r w:rsidR="007F6589">
        <w:rPr>
          <w:lang w:val="de-DE"/>
        </w:rPr>
        <w:t>Patrouillienpunkte</w:t>
      </w:r>
      <w:commentRangeEnd w:id="65"/>
      <w:proofErr w:type="spellEnd"/>
      <w:r w:rsidR="0080033B">
        <w:rPr>
          <w:rStyle w:val="Kommentarzeichen"/>
        </w:rPr>
        <w:commentReference w:id="65"/>
      </w:r>
      <w:r w:rsidR="007F6589">
        <w:rPr>
          <w:lang w:val="de-DE"/>
        </w:rPr>
        <w:t>.</w:t>
      </w:r>
    </w:p>
    <w:p w14:paraId="270900DD" w14:textId="77777777" w:rsidR="00AA6704" w:rsidRPr="00A34FD6" w:rsidRDefault="00AA6704" w:rsidP="00A34FD6">
      <w:pPr>
        <w:pStyle w:val="berschrift2"/>
        <w:rPr>
          <w:lang w:val="de-DE"/>
        </w:rPr>
      </w:pPr>
      <w:bookmarkStart w:id="66" w:name="_Toc396336788"/>
      <w:r w:rsidRPr="00A34FD6">
        <w:rPr>
          <w:lang w:val="de-DE"/>
        </w:rPr>
        <w:lastRenderedPageBreak/>
        <w:t>Reparatur-Rätsel</w:t>
      </w:r>
      <w:bookmarkEnd w:id="64"/>
      <w:bookmarkEnd w:id="66"/>
    </w:p>
    <w:p w14:paraId="1F72D8E2" w14:textId="3A49E49D" w:rsidR="00AA6704" w:rsidRPr="00A34FD6" w:rsidRDefault="0080033B" w:rsidP="00CF5F3E">
      <w:pPr>
        <w:spacing w:before="240" w:after="0"/>
        <w:rPr>
          <w:lang w:val="de-DE"/>
        </w:rPr>
      </w:pPr>
      <w:r>
        <w:rPr>
          <w:lang w:val="de-DE"/>
        </w:rPr>
        <w:t>Der Astronaut muss durch das F</w:t>
      </w:r>
      <w:r w:rsidR="00AA6704" w:rsidRPr="00A34FD6">
        <w:rPr>
          <w:lang w:val="de-DE"/>
        </w:rPr>
        <w:t xml:space="preserve">inden von </w:t>
      </w:r>
      <w:r>
        <w:rPr>
          <w:lang w:val="de-DE"/>
        </w:rPr>
        <w:t>Gegenständen oder D</w:t>
      </w:r>
      <w:r w:rsidR="00AA6704" w:rsidRPr="00A34FD6">
        <w:rPr>
          <w:lang w:val="de-DE"/>
        </w:rPr>
        <w:t>rücken von Knöpfen das </w:t>
      </w:r>
      <w:r w:rsidR="00AA6704" w:rsidRPr="00A34FD6">
        <w:rPr>
          <w:b/>
          <w:bCs/>
          <w:lang w:val="de-DE"/>
        </w:rPr>
        <w:t>Rätsel</w:t>
      </w:r>
      <w:r w:rsidR="00CF5F3E">
        <w:rPr>
          <w:lang w:val="de-DE"/>
        </w:rPr>
        <w:t> lösen.</w:t>
      </w:r>
    </w:p>
    <w:p w14:paraId="13F70B3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Taschenlampe</w:t>
      </w:r>
      <w:r w:rsidRPr="00CF5F3E">
        <w:rPr>
          <w:lang w:val="de-DE"/>
        </w:rPr>
        <w:t> (Raum X) + </w:t>
      </w:r>
      <w:r w:rsidRPr="00CF5F3E">
        <w:rPr>
          <w:b/>
          <w:bCs/>
          <w:lang w:val="de-DE"/>
        </w:rPr>
        <w:t>Batterien</w:t>
      </w:r>
      <w:r w:rsidRPr="00CF5F3E">
        <w:rPr>
          <w:lang w:val="de-DE"/>
        </w:rPr>
        <w:t> (Raum Y)</w:t>
      </w:r>
    </w:p>
    <w:p w14:paraId="07768199"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Das Erleuchten der Räume, in denen das</w:t>
      </w:r>
      <w:r w:rsidR="00CF5F3E" w:rsidRPr="00CF5F3E">
        <w:rPr>
          <w:lang w:val="de-DE"/>
        </w:rPr>
        <w:t xml:space="preserve"> Licht nicht mehr funktioniert.</w:t>
      </w:r>
    </w:p>
    <w:p w14:paraId="68566FAB"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Schlüsselkarte</w:t>
      </w:r>
      <w:r w:rsidRPr="00CF5F3E">
        <w:rPr>
          <w:lang w:val="de-DE"/>
        </w:rPr>
        <w:t> (Raum X)</w:t>
      </w:r>
    </w:p>
    <w:p w14:paraId="5706EFF3" w14:textId="4B4803AF"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xml:space="preserve">: Das </w:t>
      </w:r>
      <w:r w:rsidR="0080033B">
        <w:rPr>
          <w:lang w:val="de-DE"/>
        </w:rPr>
        <w:t>freischalten von Terminals</w:t>
      </w:r>
      <w:r w:rsidR="00CF5F3E">
        <w:rPr>
          <w:lang w:val="de-DE"/>
        </w:rPr>
        <w:t>.</w:t>
      </w:r>
    </w:p>
    <w:p w14:paraId="40302EA5"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Sicherung</w:t>
      </w:r>
      <w:r w:rsidRPr="00CF5F3E">
        <w:rPr>
          <w:lang w:val="de-DE"/>
        </w:rPr>
        <w:t> (Raum X)</w:t>
      </w:r>
    </w:p>
    <w:p w14:paraId="137A42F7"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Sicherungskasten (Raum Y) finden und die Sicherung anbringen, um die Stromvers</w:t>
      </w:r>
      <w:r w:rsidR="00CF5F3E">
        <w:rPr>
          <w:lang w:val="de-DE"/>
        </w:rPr>
        <w:t>orgung wieder zu gewährleisten.</w:t>
      </w:r>
    </w:p>
    <w:p w14:paraId="5467BB19"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Kabel</w:t>
      </w:r>
      <w:r w:rsidRPr="00CF5F3E">
        <w:rPr>
          <w:lang w:val="de-DE"/>
        </w:rPr>
        <w:t> (Raum X)</w:t>
      </w:r>
    </w:p>
    <w:p w14:paraId="2A817EDB" w14:textId="77777777" w:rsidR="00CF5F3E" w:rsidRDefault="00AA6704" w:rsidP="00086DF0">
      <w:pPr>
        <w:pStyle w:val="Listenabsatz"/>
        <w:numPr>
          <w:ilvl w:val="1"/>
          <w:numId w:val="7"/>
        </w:numPr>
        <w:spacing w:before="240" w:line="360" w:lineRule="auto"/>
        <w:rPr>
          <w:lang w:val="de-DE"/>
        </w:rPr>
      </w:pPr>
      <w:r w:rsidRPr="00CF5F3E">
        <w:rPr>
          <w:b/>
          <w:bCs/>
          <w:lang w:val="de-DE"/>
        </w:rPr>
        <w:t>Zweck</w:t>
      </w:r>
      <w:r w:rsidRPr="00CF5F3E">
        <w:rPr>
          <w:lang w:val="de-DE"/>
        </w:rPr>
        <w:t>: Schaltkasten (Raum Y) finden und Kabel zusammenfügen, um Tür zu öffnen oder Strom</w:t>
      </w:r>
      <w:r w:rsidR="00CF5F3E">
        <w:rPr>
          <w:lang w:val="de-DE"/>
        </w:rPr>
        <w:t>versorgung wieder herzustellen.</w:t>
      </w:r>
    </w:p>
    <w:p w14:paraId="44EC6A0E" w14:textId="77777777" w:rsidR="00CF5F3E" w:rsidRDefault="00AA6704" w:rsidP="00086DF0">
      <w:pPr>
        <w:pStyle w:val="Listenabsatz"/>
        <w:numPr>
          <w:ilvl w:val="0"/>
          <w:numId w:val="7"/>
        </w:numPr>
        <w:spacing w:before="240" w:line="360" w:lineRule="auto"/>
        <w:rPr>
          <w:lang w:val="de-DE"/>
        </w:rPr>
      </w:pPr>
      <w:r w:rsidRPr="00CF5F3E">
        <w:rPr>
          <w:lang w:val="de-DE"/>
        </w:rPr>
        <w:t>Gefundener Gegenstand: </w:t>
      </w:r>
      <w:r w:rsidRPr="00CF5F3E">
        <w:rPr>
          <w:b/>
          <w:bCs/>
          <w:lang w:val="de-DE"/>
        </w:rPr>
        <w:t>Schraubenschlüssel</w:t>
      </w:r>
      <w:r w:rsidRPr="00CF5F3E">
        <w:rPr>
          <w:lang w:val="de-DE"/>
        </w:rPr>
        <w:t> (Raum X)</w:t>
      </w:r>
    </w:p>
    <w:p w14:paraId="3CAD7467" w14:textId="77777777" w:rsidR="00B34976" w:rsidRPr="00B34976" w:rsidRDefault="00AA6704" w:rsidP="00086DF0">
      <w:pPr>
        <w:pStyle w:val="Listenabsatz"/>
        <w:numPr>
          <w:ilvl w:val="1"/>
          <w:numId w:val="7"/>
        </w:numPr>
        <w:spacing w:before="240" w:line="360" w:lineRule="auto"/>
        <w:rPr>
          <w:lang w:val="de-DE"/>
        </w:rPr>
      </w:pPr>
      <w:proofErr w:type="spellStart"/>
      <w:r w:rsidRPr="00B34976">
        <w:rPr>
          <w:b/>
          <w:bCs/>
        </w:rPr>
        <w:t>Zweck</w:t>
      </w:r>
      <w:proofErr w:type="spellEnd"/>
      <w:r w:rsidRPr="00A34FD6">
        <w:t>: </w:t>
      </w:r>
      <w:proofErr w:type="spellStart"/>
      <w:r w:rsidR="00B34976" w:rsidRPr="00B34976">
        <w:rPr>
          <w:iCs/>
        </w:rPr>
        <w:t>Tür</w:t>
      </w:r>
      <w:proofErr w:type="spellEnd"/>
      <w:r w:rsidR="00B34976" w:rsidRPr="00B34976">
        <w:rPr>
          <w:iCs/>
        </w:rPr>
        <w:t xml:space="preserve"> </w:t>
      </w:r>
      <w:proofErr w:type="spellStart"/>
      <w:r w:rsidR="00B34976" w:rsidRPr="00B34976">
        <w:rPr>
          <w:iCs/>
        </w:rPr>
        <w:t>reparieren</w:t>
      </w:r>
      <w:proofErr w:type="spellEnd"/>
      <w:r w:rsidR="00B34976" w:rsidRPr="00B34976">
        <w:rPr>
          <w:iCs/>
        </w:rPr>
        <w:t xml:space="preserve"> (</w:t>
      </w:r>
      <w:proofErr w:type="spellStart"/>
      <w:r w:rsidR="00B34976" w:rsidRPr="00B34976">
        <w:rPr>
          <w:iCs/>
        </w:rPr>
        <w:t>Raum</w:t>
      </w:r>
      <w:proofErr w:type="spellEnd"/>
      <w:r w:rsidR="00B34976" w:rsidRPr="00B34976">
        <w:rPr>
          <w:iCs/>
        </w:rPr>
        <w:t xml:space="preserve"> G)</w:t>
      </w:r>
    </w:p>
    <w:p w14:paraId="65575AAC"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CPU</w:t>
      </w:r>
      <w:r w:rsidRPr="00B34976">
        <w:rPr>
          <w:lang w:val="de-DE"/>
        </w:rPr>
        <w:t> (Raum X)</w:t>
      </w:r>
    </w:p>
    <w:p w14:paraId="633E6EB8" w14:textId="77777777" w:rsidR="00B34976" w:rsidRDefault="00AA6704" w:rsidP="00086DF0">
      <w:pPr>
        <w:pStyle w:val="Listenabsatz"/>
        <w:numPr>
          <w:ilvl w:val="1"/>
          <w:numId w:val="7"/>
        </w:numPr>
        <w:spacing w:before="240" w:line="360" w:lineRule="auto"/>
        <w:rPr>
          <w:lang w:val="de-DE"/>
        </w:rPr>
      </w:pPr>
      <w:r w:rsidRPr="00B34976">
        <w:rPr>
          <w:b/>
          <w:bCs/>
          <w:lang w:val="de-DE"/>
        </w:rPr>
        <w:t>Zweck:</w:t>
      </w:r>
      <w:r w:rsidRPr="00B34976">
        <w:rPr>
          <w:lang w:val="de-DE"/>
        </w:rPr>
        <w:t xml:space="preserve"> Vor der ersten Benutzung muss die CPU ins Terminal eingefügt wer</w:t>
      </w:r>
      <w:r w:rsidR="00B34976">
        <w:rPr>
          <w:lang w:val="de-DE"/>
        </w:rPr>
        <w:t>den, damit dieses funktioniert.</w:t>
      </w:r>
    </w:p>
    <w:p w14:paraId="6D2A7ACF" w14:textId="77777777" w:rsidR="00B34976" w:rsidRDefault="00AA6704" w:rsidP="00086DF0">
      <w:pPr>
        <w:pStyle w:val="Listenabsatz"/>
        <w:numPr>
          <w:ilvl w:val="0"/>
          <w:numId w:val="7"/>
        </w:numPr>
        <w:spacing w:before="240" w:line="360" w:lineRule="auto"/>
        <w:rPr>
          <w:lang w:val="de-DE"/>
        </w:rPr>
      </w:pPr>
      <w:r w:rsidRPr="00B34976">
        <w:rPr>
          <w:lang w:val="de-DE"/>
        </w:rPr>
        <w:t>Gefundener Gegenstand: </w:t>
      </w:r>
      <w:r w:rsidRPr="00B34976">
        <w:rPr>
          <w:b/>
          <w:bCs/>
          <w:lang w:val="de-DE"/>
        </w:rPr>
        <w:t>USB-Stick</w:t>
      </w:r>
      <w:r w:rsidRPr="00B34976">
        <w:rPr>
          <w:lang w:val="de-DE"/>
        </w:rPr>
        <w:t> (Raum X)</w:t>
      </w:r>
    </w:p>
    <w:p w14:paraId="11B63B9B" w14:textId="4AFDB623" w:rsidR="007F6589" w:rsidRDefault="00AA6704" w:rsidP="00086DF0">
      <w:pPr>
        <w:pStyle w:val="Listenabsatz"/>
        <w:numPr>
          <w:ilvl w:val="1"/>
          <w:numId w:val="7"/>
        </w:numPr>
        <w:spacing w:before="240" w:line="360" w:lineRule="auto"/>
        <w:rPr>
          <w:lang w:val="de-DE"/>
        </w:rPr>
      </w:pPr>
      <w:r w:rsidRPr="00B34976">
        <w:rPr>
          <w:b/>
          <w:bCs/>
          <w:lang w:val="de-DE"/>
        </w:rPr>
        <w:t>Zweck</w:t>
      </w:r>
      <w:r w:rsidRPr="00B34976">
        <w:rPr>
          <w:lang w:val="de-DE"/>
        </w:rPr>
        <w:t xml:space="preserve">: Virus in den Zentralcomputer einschleusen und </w:t>
      </w:r>
      <w:r w:rsidR="0080033B">
        <w:rPr>
          <w:lang w:val="de-DE"/>
        </w:rPr>
        <w:t xml:space="preserve">2 Minuten </w:t>
      </w:r>
      <w:r w:rsidR="00B34976">
        <w:rPr>
          <w:lang w:val="de-DE"/>
        </w:rPr>
        <w:t>außer Kraft setzen.</w:t>
      </w:r>
    </w:p>
    <w:p w14:paraId="17196C13" w14:textId="77777777" w:rsidR="007F6589" w:rsidRDefault="007F6589" w:rsidP="007F6589">
      <w:pPr>
        <w:rPr>
          <w:lang w:val="de-DE"/>
        </w:rPr>
      </w:pPr>
      <w:r>
        <w:rPr>
          <w:lang w:val="de-DE"/>
        </w:rPr>
        <w:br w:type="page"/>
      </w:r>
    </w:p>
    <w:p w14:paraId="4553C24F" w14:textId="77777777" w:rsidR="00AA6704" w:rsidRDefault="007F6589" w:rsidP="00A34FD6">
      <w:pPr>
        <w:pStyle w:val="berschrift2"/>
        <w:rPr>
          <w:szCs w:val="21"/>
          <w:lang w:val="de-DE"/>
        </w:rPr>
      </w:pPr>
      <w:bookmarkStart w:id="67" w:name="_Toc396214414"/>
      <w:bookmarkStart w:id="68" w:name="_Toc396214959"/>
      <w:bookmarkStart w:id="69" w:name="_Ref396333047"/>
      <w:bookmarkStart w:id="70" w:name="_Toc396336789"/>
      <w:r w:rsidRPr="00A34FD6">
        <w:rPr>
          <w:noProof/>
          <w:color w:val="BB0000"/>
          <w:bdr w:val="none" w:sz="0" w:space="0" w:color="auto" w:frame="1"/>
          <w:lang w:val="de-DE" w:eastAsia="de-DE"/>
        </w:rPr>
        <w:lastRenderedPageBreak/>
        <w:drawing>
          <wp:anchor distT="0" distB="0" distL="114300" distR="114300" simplePos="0" relativeHeight="251658240" behindDoc="0" locked="0" layoutInCell="1" allowOverlap="1" wp14:anchorId="3C012FFF" wp14:editId="149B2414">
            <wp:simplePos x="0" y="0"/>
            <wp:positionH relativeFrom="column">
              <wp:posOffset>3847714</wp:posOffset>
            </wp:positionH>
            <wp:positionV relativeFrom="paragraph">
              <wp:posOffset>331</wp:posOffset>
            </wp:positionV>
            <wp:extent cx="2470785" cy="2152650"/>
            <wp:effectExtent l="19050" t="0" r="5715" b="0"/>
            <wp:wrapSquare wrapText="bothSides"/>
            <wp:docPr id="4" name="Picture 4" descr="http://www.bildhochladen.de/images/2014/07/03/color-sequenze.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dhochladen.de/images/2014/07/03/color-sequenze.pn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70785" cy="2152650"/>
                    </a:xfrm>
                    <a:prstGeom prst="rect">
                      <a:avLst/>
                    </a:prstGeom>
                    <a:noFill/>
                    <a:ln>
                      <a:noFill/>
                    </a:ln>
                  </pic:spPr>
                </pic:pic>
              </a:graphicData>
            </a:graphic>
          </wp:anchor>
        </w:drawing>
      </w:r>
      <w:r w:rsidR="00AA6704" w:rsidRPr="00A34FD6">
        <w:rPr>
          <w:szCs w:val="21"/>
          <w:lang w:val="de-DE"/>
        </w:rPr>
        <w:t>Rätsel zum Öffnen von Türen</w:t>
      </w:r>
      <w:bookmarkEnd w:id="67"/>
      <w:bookmarkEnd w:id="68"/>
      <w:bookmarkEnd w:id="69"/>
      <w:bookmarkEnd w:id="70"/>
    </w:p>
    <w:p w14:paraId="024133DC" w14:textId="05E9A48C" w:rsidR="0080033B" w:rsidRPr="00A34FD6" w:rsidRDefault="0080033B" w:rsidP="0080033B">
      <w:pPr>
        <w:rPr>
          <w:lang w:val="de-DE"/>
        </w:rPr>
      </w:pPr>
      <w:r>
        <w:rPr>
          <w:lang w:val="de-DE"/>
        </w:rPr>
        <w:t>Diese Rätsel können an einem Terminal erscheinen.</w:t>
      </w:r>
    </w:p>
    <w:p w14:paraId="39522D63" w14:textId="77777777" w:rsidR="00AA6704" w:rsidRPr="00A34FD6" w:rsidRDefault="00AA6704" w:rsidP="00A34FD6">
      <w:pPr>
        <w:pStyle w:val="berschrift3"/>
        <w:rPr>
          <w:lang w:val="de-DE"/>
        </w:rPr>
      </w:pPr>
      <w:bookmarkStart w:id="71" w:name="_Toc396336790"/>
      <w:r w:rsidRPr="00A34FD6">
        <w:rPr>
          <w:lang w:val="de-DE"/>
        </w:rPr>
        <w:t>Farbspiel</w:t>
      </w:r>
      <w:bookmarkEnd w:id="71"/>
    </w:p>
    <w:p w14:paraId="20A3FCE4" w14:textId="749E6FB0" w:rsidR="00D33495" w:rsidRPr="00A34FD6" w:rsidRDefault="0080033B" w:rsidP="00B94E4B">
      <w:pPr>
        <w:rPr>
          <w:lang w:val="de-DE"/>
        </w:rPr>
      </w:pPr>
      <w:r>
        <w:rPr>
          <w:lang w:val="de-DE"/>
        </w:rPr>
        <w:t>Der Astronaut bekommt eine Farbfolge vorgegeben, die er nachmachen muss.</w:t>
      </w:r>
    </w:p>
    <w:p w14:paraId="4E298D12" w14:textId="77777777" w:rsidR="00AA6704" w:rsidRPr="00B94E4B" w:rsidRDefault="007F6589" w:rsidP="00B94E4B">
      <w:pPr>
        <w:pStyle w:val="berschrift3"/>
      </w:pPr>
      <w:bookmarkStart w:id="72" w:name="_Toc396336791"/>
      <w:r>
        <w:rPr>
          <w:noProof/>
          <w:lang w:val="de-DE" w:eastAsia="de-DE"/>
        </w:rPr>
        <w:drawing>
          <wp:anchor distT="0" distB="0" distL="114300" distR="114300" simplePos="0" relativeHeight="251673600" behindDoc="0" locked="0" layoutInCell="1" allowOverlap="1" wp14:anchorId="1EC3CFF6" wp14:editId="590DC8C9">
            <wp:simplePos x="0" y="0"/>
            <wp:positionH relativeFrom="margin">
              <wp:posOffset>4103370</wp:posOffset>
            </wp:positionH>
            <wp:positionV relativeFrom="margin">
              <wp:posOffset>2289645</wp:posOffset>
            </wp:positionV>
            <wp:extent cx="2209800" cy="1695450"/>
            <wp:effectExtent l="0" t="0" r="0" b="0"/>
            <wp:wrapSquare wrapText="bothSides"/>
            <wp:docPr id="1" name="Picture 1" descr="http://www.bildhochladen.de/images/2014/07/17/duell.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dhochladen.de/images/2014/07/17/duell.pn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9800" cy="1695450"/>
                    </a:xfrm>
                    <a:prstGeom prst="rect">
                      <a:avLst/>
                    </a:prstGeom>
                    <a:noFill/>
                    <a:ln>
                      <a:noFill/>
                    </a:ln>
                  </pic:spPr>
                </pic:pic>
              </a:graphicData>
            </a:graphic>
          </wp:anchor>
        </w:drawing>
      </w:r>
      <w:r w:rsidRPr="00A34FD6">
        <w:rPr>
          <w:noProof/>
          <w:color w:val="BB0000"/>
          <w:sz w:val="24"/>
          <w:szCs w:val="24"/>
          <w:bdr w:val="none" w:sz="0" w:space="0" w:color="auto" w:frame="1"/>
          <w:lang w:val="de-DE" w:eastAsia="de-DE"/>
        </w:rPr>
        <w:drawing>
          <wp:anchor distT="0" distB="0" distL="114300" distR="114300" simplePos="0" relativeHeight="251659264" behindDoc="1" locked="0" layoutInCell="1" allowOverlap="1" wp14:anchorId="00DCBE9C" wp14:editId="2F891641">
            <wp:simplePos x="0" y="0"/>
            <wp:positionH relativeFrom="margin">
              <wp:posOffset>2536190</wp:posOffset>
            </wp:positionH>
            <wp:positionV relativeFrom="paragraph">
              <wp:posOffset>0</wp:posOffset>
            </wp:positionV>
            <wp:extent cx="1168400" cy="1752600"/>
            <wp:effectExtent l="0" t="0" r="0" b="0"/>
            <wp:wrapTight wrapText="bothSides">
              <wp:wrapPolygon edited="0">
                <wp:start x="0" y="0"/>
                <wp:lineTo x="0" y="21365"/>
                <wp:lineTo x="21130" y="21365"/>
                <wp:lineTo x="21130" y="0"/>
                <wp:lineTo x="0" y="0"/>
              </wp:wrapPolygon>
            </wp:wrapTight>
            <wp:docPr id="3" name="Picture 3" descr="http://www.bildhochladen.de/images/2014/07/03/pin-task.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dhochladen.de/images/2014/07/03/pin-task.pn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684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704" w:rsidRPr="00A34FD6">
        <w:t xml:space="preserve">Pin </w:t>
      </w:r>
      <w:proofErr w:type="spellStart"/>
      <w:r w:rsidR="00AA6704" w:rsidRPr="00A34FD6">
        <w:t>eingeben</w:t>
      </w:r>
      <w:bookmarkEnd w:id="72"/>
      <w:proofErr w:type="spellEnd"/>
    </w:p>
    <w:p w14:paraId="2B15C801" w14:textId="77777777" w:rsidR="007F6589" w:rsidRPr="007F6589" w:rsidRDefault="00AA6704" w:rsidP="00086DF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Richtiger</w:t>
      </w:r>
      <w:proofErr w:type="spellEnd"/>
      <w:r w:rsidRPr="00A34FD6">
        <w:rPr>
          <w:rFonts w:ascii="Times New Roman" w:eastAsia="Times New Roman" w:hAnsi="Times New Roman" w:cs="Times New Roman"/>
          <w:color w:val="000000"/>
          <w:sz w:val="24"/>
          <w:szCs w:val="24"/>
        </w:rPr>
        <w:t xml:space="preserve"> PIN </w:t>
      </w:r>
      <w:proofErr w:type="spellStart"/>
      <w:r w:rsidRPr="00A34FD6">
        <w:rPr>
          <w:rFonts w:ascii="Times New Roman" w:eastAsia="Times New Roman" w:hAnsi="Times New Roman" w:cs="Times New Roman"/>
          <w:color w:val="000000"/>
          <w:sz w:val="24"/>
          <w:szCs w:val="24"/>
        </w:rPr>
        <w:t>über</w:t>
      </w:r>
      <w:proofErr w:type="spellEnd"/>
      <w:r w:rsidRPr="00A34FD6">
        <w:rPr>
          <w:rFonts w:ascii="Times New Roman" w:eastAsia="Times New Roman" w:hAnsi="Times New Roman" w:cs="Times New Roman"/>
          <w:color w:val="000000"/>
          <w:sz w:val="24"/>
          <w:szCs w:val="24"/>
        </w:rPr>
        <w:t xml:space="preserve"> GUI</w:t>
      </w:r>
    </w:p>
    <w:p w14:paraId="7DA68761" w14:textId="77777777" w:rsidR="007F6589" w:rsidRPr="00B94E4B" w:rsidRDefault="007F6589" w:rsidP="007F6589">
      <w:pPr>
        <w:pStyle w:val="berschrift3"/>
      </w:pPr>
      <w:bookmarkStart w:id="73" w:name="_Toc396336792"/>
      <w:proofErr w:type="spellStart"/>
      <w:r w:rsidRPr="00A34FD6">
        <w:t>Duell</w:t>
      </w:r>
      <w:bookmarkEnd w:id="73"/>
      <w:proofErr w:type="spellEnd"/>
    </w:p>
    <w:p w14:paraId="78A49D34" w14:textId="77777777" w:rsidR="00D33495" w:rsidRPr="007F6589" w:rsidRDefault="007F6589" w:rsidP="00086DF0">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A34FD6">
        <w:rPr>
          <w:rFonts w:ascii="Times New Roman" w:eastAsia="Times New Roman" w:hAnsi="Times New Roman" w:cs="Times New Roman"/>
          <w:color w:val="000000"/>
          <w:sz w:val="24"/>
          <w:szCs w:val="24"/>
        </w:rPr>
        <w:t>Schere</w:t>
      </w:r>
      <w:proofErr w:type="spellEnd"/>
      <w:r w:rsidRPr="00A34FD6">
        <w:rPr>
          <w:rFonts w:ascii="Times New Roman" w:eastAsia="Times New Roman" w:hAnsi="Times New Roman" w:cs="Times New Roman"/>
          <w:color w:val="000000"/>
          <w:sz w:val="24"/>
          <w:szCs w:val="24"/>
        </w:rPr>
        <w:t xml:space="preserve">, Stein, </w:t>
      </w:r>
      <w:proofErr w:type="spellStart"/>
      <w:r w:rsidRPr="00A34FD6">
        <w:rPr>
          <w:rFonts w:ascii="Times New Roman" w:eastAsia="Times New Roman" w:hAnsi="Times New Roman" w:cs="Times New Roman"/>
          <w:color w:val="000000"/>
          <w:sz w:val="24"/>
          <w:szCs w:val="24"/>
        </w:rPr>
        <w:t>Papier</w:t>
      </w:r>
      <w:proofErr w:type="spellEnd"/>
    </w:p>
    <w:p w14:paraId="5E2FD597" w14:textId="77777777" w:rsidR="00AA6704" w:rsidRPr="004D16E1" w:rsidRDefault="00AA6704" w:rsidP="004D16E1">
      <w:pPr>
        <w:pStyle w:val="berschrift3"/>
      </w:pPr>
      <w:bookmarkStart w:id="74" w:name="_Toc396336793"/>
      <w:r w:rsidRPr="00A34FD6">
        <w:t>Quiz</w:t>
      </w:r>
      <w:bookmarkEnd w:id="74"/>
    </w:p>
    <w:p w14:paraId="4D12959D" w14:textId="77777777" w:rsidR="0080033B" w:rsidRDefault="00AA6704" w:rsidP="00086DF0">
      <w:pPr>
        <w:pStyle w:val="Listenabsatz"/>
        <w:numPr>
          <w:ilvl w:val="0"/>
          <w:numId w:val="13"/>
        </w:numPr>
        <w:spacing w:line="360" w:lineRule="auto"/>
      </w:pPr>
      <w:proofErr w:type="spellStart"/>
      <w:r w:rsidRPr="00A34FD6">
        <w:t>Frage</w:t>
      </w:r>
      <w:proofErr w:type="spellEnd"/>
      <w:r w:rsidRPr="00A34FD6">
        <w:t xml:space="preserve"> </w:t>
      </w:r>
      <w:proofErr w:type="spellStart"/>
      <w:r w:rsidRPr="00A34FD6">
        <w:t>mit</w:t>
      </w:r>
      <w:proofErr w:type="spellEnd"/>
      <w:r w:rsidRPr="00A34FD6">
        <w:t xml:space="preserve"> 4 </w:t>
      </w:r>
      <w:proofErr w:type="spellStart"/>
      <w:r w:rsidRPr="00A34FD6">
        <w:t>Antwortmöglichkeiten</w:t>
      </w:r>
      <w:proofErr w:type="spellEnd"/>
    </w:p>
    <w:p w14:paraId="6C62F166" w14:textId="5D029069" w:rsidR="00AA6704" w:rsidRPr="0080033B" w:rsidRDefault="00AA6704" w:rsidP="00086DF0">
      <w:pPr>
        <w:pStyle w:val="Listenabsatz"/>
        <w:numPr>
          <w:ilvl w:val="0"/>
          <w:numId w:val="13"/>
        </w:numPr>
        <w:spacing w:line="360" w:lineRule="auto"/>
      </w:pPr>
      <w:r w:rsidRPr="0080033B">
        <w:rPr>
          <w:lang w:val="de-DE"/>
        </w:rPr>
        <w:t>Zufällige Ausgabe einer Frage aus einer .txt Datei als Fragenpool</w:t>
      </w:r>
    </w:p>
    <w:p w14:paraId="7AE2B45F" w14:textId="77777777" w:rsidR="00AA6704" w:rsidRPr="007F6589" w:rsidRDefault="00AA6704" w:rsidP="007F6589">
      <w:pPr>
        <w:pStyle w:val="berschrift3"/>
      </w:pPr>
      <w:bookmarkStart w:id="75" w:name="_Toc396336794"/>
      <w:proofErr w:type="spellStart"/>
      <w:r w:rsidRPr="007F6589">
        <w:t>Zahlenreihen</w:t>
      </w:r>
      <w:bookmarkEnd w:id="75"/>
      <w:proofErr w:type="spellEnd"/>
    </w:p>
    <w:p w14:paraId="662E8EE1" w14:textId="77777777" w:rsidR="00AA6704" w:rsidRPr="00A34FD6" w:rsidRDefault="007F6589" w:rsidP="00CF5F3E">
      <w:r>
        <w:rPr>
          <w:noProof/>
          <w:lang w:val="de-DE" w:eastAsia="de-DE"/>
        </w:rPr>
        <w:drawing>
          <wp:anchor distT="0" distB="0" distL="114300" distR="114300" simplePos="0" relativeHeight="251665408" behindDoc="0" locked="0" layoutInCell="1" allowOverlap="1" wp14:anchorId="39277C34" wp14:editId="3AD4ABE6">
            <wp:simplePos x="0" y="0"/>
            <wp:positionH relativeFrom="margin">
              <wp:posOffset>3371215</wp:posOffset>
            </wp:positionH>
            <wp:positionV relativeFrom="margin">
              <wp:posOffset>5589270</wp:posOffset>
            </wp:positionV>
            <wp:extent cx="2644140" cy="1586230"/>
            <wp:effectExtent l="0" t="0" r="3810" b="0"/>
            <wp:wrapSquare wrapText="bothSides"/>
            <wp:docPr id="2" name="Picture 2" descr="http://www.bildhochladen.de/images/2014/07/03/questions.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dhochladen.de/images/2014/07/03/questions.pn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44140" cy="15862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A6704" w:rsidRPr="00CF5F3E">
        <w:rPr>
          <w:b/>
        </w:rPr>
        <w:t>Zahlenreihe</w:t>
      </w:r>
      <w:proofErr w:type="spellEnd"/>
      <w:r w:rsidR="00AA6704" w:rsidRPr="00CF5F3E">
        <w:rPr>
          <w:b/>
        </w:rPr>
        <w:t>:</w:t>
      </w:r>
      <w:r w:rsidR="00AA6704" w:rsidRPr="00A34FD6">
        <w:t> -2 5 -4 3 -6 </w:t>
      </w:r>
      <w:r w:rsidR="00AA6704" w:rsidRPr="00A34FD6">
        <w:br/>
      </w:r>
      <w:proofErr w:type="spellStart"/>
      <w:r w:rsidR="00AA6704" w:rsidRPr="00CF5F3E">
        <w:rPr>
          <w:b/>
        </w:rPr>
        <w:t>Lösungsmöglichkeiten</w:t>
      </w:r>
      <w:proofErr w:type="spellEnd"/>
      <w:r w:rsidR="00AA6704" w:rsidRPr="00CF5F3E">
        <w:rPr>
          <w:b/>
        </w:rPr>
        <w:t>:</w:t>
      </w:r>
      <w:r w:rsidR="00AA6704" w:rsidRPr="00A34FD6">
        <w:t> 0 1 -3 -4 </w:t>
      </w:r>
      <w:r w:rsidR="00AA6704" w:rsidRPr="00A34FD6">
        <w:br/>
      </w:r>
      <w:proofErr w:type="spellStart"/>
      <w:r w:rsidR="00AA6704" w:rsidRPr="00CF5F3E">
        <w:rPr>
          <w:b/>
        </w:rPr>
        <w:t>Richtige</w:t>
      </w:r>
      <w:proofErr w:type="spellEnd"/>
      <w:r w:rsidR="00AA6704" w:rsidRPr="00CF5F3E">
        <w:rPr>
          <w:b/>
        </w:rPr>
        <w:t xml:space="preserve"> </w:t>
      </w:r>
      <w:proofErr w:type="spellStart"/>
      <w:r w:rsidR="00AA6704" w:rsidRPr="00CF5F3E">
        <w:rPr>
          <w:b/>
        </w:rPr>
        <w:t>Lösung</w:t>
      </w:r>
      <w:proofErr w:type="spellEnd"/>
      <w:r w:rsidR="00AA6704" w:rsidRPr="00CF5F3E">
        <w:rPr>
          <w:b/>
        </w:rPr>
        <w:t>:</w:t>
      </w:r>
      <w:r w:rsidR="00AA6704" w:rsidRPr="00A34FD6">
        <w:t> 1</w:t>
      </w:r>
    </w:p>
    <w:p w14:paraId="232C3D02" w14:textId="77777777" w:rsidR="00AA6704" w:rsidRPr="00A34FD6" w:rsidRDefault="00AA6704" w:rsidP="00CF5F3E">
      <w:proofErr w:type="spellStart"/>
      <w:r w:rsidRPr="00CF5F3E">
        <w:rPr>
          <w:b/>
        </w:rPr>
        <w:t>Zahlenreihe</w:t>
      </w:r>
      <w:proofErr w:type="spellEnd"/>
      <w:r w:rsidRPr="00CF5F3E">
        <w:rPr>
          <w:b/>
        </w:rPr>
        <w:t>:</w:t>
      </w:r>
      <w:r w:rsidRPr="00A34FD6">
        <w:t> 1 4 9 16 25 </w:t>
      </w:r>
      <w:r w:rsidRPr="00A34FD6">
        <w:br/>
      </w:r>
      <w:proofErr w:type="spellStart"/>
      <w:r w:rsidRPr="00CF5F3E">
        <w:rPr>
          <w:b/>
        </w:rPr>
        <w:t>Lösungsmöglichkeiten</w:t>
      </w:r>
      <w:proofErr w:type="spellEnd"/>
      <w:r w:rsidRPr="00CF5F3E">
        <w:rPr>
          <w:b/>
        </w:rPr>
        <w:t>:</w:t>
      </w:r>
      <w:r w:rsidRPr="00A34FD6">
        <w:t> 29 33 36 42 </w:t>
      </w:r>
      <w:r w:rsidRPr="00A34FD6">
        <w:br/>
      </w:r>
      <w:proofErr w:type="spellStart"/>
      <w:r w:rsidRPr="00CF5F3E">
        <w:rPr>
          <w:b/>
        </w:rPr>
        <w:t>Richtige</w:t>
      </w:r>
      <w:proofErr w:type="spellEnd"/>
      <w:r w:rsidRPr="00CF5F3E">
        <w:rPr>
          <w:b/>
        </w:rPr>
        <w:t xml:space="preserve"> </w:t>
      </w:r>
      <w:proofErr w:type="spellStart"/>
      <w:r w:rsidRPr="00CF5F3E">
        <w:rPr>
          <w:b/>
        </w:rPr>
        <w:t>Lösung</w:t>
      </w:r>
      <w:proofErr w:type="spellEnd"/>
      <w:r w:rsidRPr="00CF5F3E">
        <w:rPr>
          <w:b/>
        </w:rPr>
        <w:t>:</w:t>
      </w:r>
      <w:r w:rsidRPr="00A34FD6">
        <w:t> 36</w:t>
      </w:r>
    </w:p>
    <w:p w14:paraId="732D4573" w14:textId="77777777" w:rsidR="00AA6704" w:rsidRPr="00A34FD6" w:rsidRDefault="00AA6704" w:rsidP="00CF5F3E">
      <w:proofErr w:type="spellStart"/>
      <w:r w:rsidRPr="00CF5F3E">
        <w:rPr>
          <w:b/>
        </w:rPr>
        <w:t>Zahlenreihe</w:t>
      </w:r>
      <w:proofErr w:type="spellEnd"/>
      <w:r w:rsidRPr="00CF5F3E">
        <w:rPr>
          <w:b/>
        </w:rPr>
        <w:t>:</w:t>
      </w:r>
      <w:r w:rsidRPr="00A34FD6">
        <w:t> 75 15 25 5 15 </w:t>
      </w:r>
      <w:r w:rsidRPr="00A34FD6">
        <w:br/>
      </w:r>
      <w:proofErr w:type="spellStart"/>
      <w:r w:rsidRPr="00CF5F3E">
        <w:rPr>
          <w:b/>
        </w:rPr>
        <w:t>Lösungsmöglichkeiten</w:t>
      </w:r>
      <w:proofErr w:type="spellEnd"/>
      <w:r w:rsidRPr="00CF5F3E">
        <w:rPr>
          <w:b/>
        </w:rPr>
        <w:t>:</w:t>
      </w:r>
      <w:r w:rsidRPr="00A34FD6">
        <w:t> 7 3 5 2 </w:t>
      </w:r>
      <w:r w:rsidRPr="00A34FD6">
        <w:br/>
      </w:r>
      <w:proofErr w:type="spellStart"/>
      <w:r w:rsidRPr="00CF5F3E">
        <w:rPr>
          <w:b/>
        </w:rPr>
        <w:t>Richtige</w:t>
      </w:r>
      <w:proofErr w:type="spellEnd"/>
      <w:r w:rsidRPr="00CF5F3E">
        <w:rPr>
          <w:b/>
        </w:rPr>
        <w:t xml:space="preserve"> </w:t>
      </w:r>
      <w:proofErr w:type="spellStart"/>
      <w:r w:rsidRPr="00CF5F3E">
        <w:rPr>
          <w:b/>
        </w:rPr>
        <w:t>Lösung</w:t>
      </w:r>
      <w:proofErr w:type="spellEnd"/>
      <w:r w:rsidRPr="00CF5F3E">
        <w:rPr>
          <w:b/>
        </w:rPr>
        <w:t>:</w:t>
      </w:r>
      <w:r w:rsidRPr="00A34FD6">
        <w:t> 3</w:t>
      </w:r>
    </w:p>
    <w:p w14:paraId="09B15517" w14:textId="7C6B2879" w:rsidR="0080033B" w:rsidRDefault="00AA6704" w:rsidP="00921CAC">
      <w:pPr>
        <w:rPr>
          <w:rStyle w:val="berschrift3Zchn"/>
          <w:rFonts w:eastAsiaTheme="minorHAnsi"/>
        </w:rPr>
      </w:pPr>
      <w:proofErr w:type="spellStart"/>
      <w:r w:rsidRPr="00CF5F3E">
        <w:rPr>
          <w:b/>
        </w:rPr>
        <w:t>Zahlenreihe</w:t>
      </w:r>
      <w:proofErr w:type="spellEnd"/>
      <w:r w:rsidRPr="00CF5F3E">
        <w:rPr>
          <w:b/>
        </w:rPr>
        <w:t>:</w:t>
      </w:r>
      <w:r w:rsidRPr="00A34FD6">
        <w:t> 1 2 6 24 120 </w:t>
      </w:r>
      <w:r w:rsidRPr="00A34FD6">
        <w:br/>
      </w:r>
      <w:proofErr w:type="spellStart"/>
      <w:r w:rsidRPr="00CF5F3E">
        <w:rPr>
          <w:b/>
        </w:rPr>
        <w:t>Lösungsmöglichkeiten</w:t>
      </w:r>
      <w:proofErr w:type="spellEnd"/>
      <w:r w:rsidRPr="00CF5F3E">
        <w:rPr>
          <w:b/>
        </w:rPr>
        <w:t>:</w:t>
      </w:r>
      <w:r w:rsidRPr="00A34FD6">
        <w:t> 240 540 740 720 </w:t>
      </w:r>
      <w:r w:rsidRPr="00A34FD6">
        <w:br/>
      </w:r>
      <w:proofErr w:type="spellStart"/>
      <w:r w:rsidRPr="00CF5F3E">
        <w:rPr>
          <w:b/>
        </w:rPr>
        <w:t>Richtige</w:t>
      </w:r>
      <w:proofErr w:type="spellEnd"/>
      <w:r w:rsidRPr="00CF5F3E">
        <w:rPr>
          <w:b/>
        </w:rPr>
        <w:t xml:space="preserve"> </w:t>
      </w:r>
      <w:proofErr w:type="spellStart"/>
      <w:r w:rsidRPr="00CF5F3E">
        <w:rPr>
          <w:b/>
        </w:rPr>
        <w:t>Lösung</w:t>
      </w:r>
      <w:proofErr w:type="spellEnd"/>
      <w:r w:rsidRPr="00CF5F3E">
        <w:rPr>
          <w:b/>
        </w:rPr>
        <w:t>:</w:t>
      </w:r>
      <w:bookmarkStart w:id="76" w:name="_Toc396214961"/>
      <w:r w:rsidR="0080033B">
        <w:t> 720</w:t>
      </w:r>
    </w:p>
    <w:p w14:paraId="47799714" w14:textId="77777777" w:rsidR="0080033B" w:rsidRDefault="0080033B">
      <w:pPr>
        <w:rPr>
          <w:rStyle w:val="berschrift3Zchn"/>
          <w:rFonts w:eastAsiaTheme="minorHAnsi"/>
        </w:rPr>
      </w:pPr>
      <w:r>
        <w:rPr>
          <w:rStyle w:val="berschrift3Zchn"/>
          <w:rFonts w:eastAsiaTheme="minorHAnsi"/>
        </w:rPr>
        <w:br w:type="page"/>
      </w:r>
    </w:p>
    <w:p w14:paraId="2ACE30CF" w14:textId="7319FFDC" w:rsidR="00D33495" w:rsidRPr="00921CAC" w:rsidRDefault="00AA6704" w:rsidP="00921CAC">
      <w:proofErr w:type="spellStart"/>
      <w:r w:rsidRPr="007F6589">
        <w:rPr>
          <w:rStyle w:val="berschrift3Zchn"/>
          <w:rFonts w:eastAsiaTheme="minorHAnsi"/>
        </w:rPr>
        <w:lastRenderedPageBreak/>
        <w:t>Sprachanalogien</w:t>
      </w:r>
      <w:bookmarkEnd w:id="76"/>
      <w:proofErr w:type="spellEnd"/>
    </w:p>
    <w:p w14:paraId="43333B8F" w14:textId="77777777" w:rsidR="00AA6704" w:rsidRPr="00A34FD6" w:rsidRDefault="00AA6704" w:rsidP="00CF5F3E">
      <w:pPr>
        <w:rPr>
          <w:lang w:val="de-DE"/>
        </w:rPr>
      </w:pPr>
      <w:r w:rsidRPr="00A34FD6">
        <w:rPr>
          <w:b/>
          <w:bCs/>
          <w:lang w:val="de-DE"/>
        </w:rPr>
        <w:t>Sprachanalogie:</w:t>
      </w:r>
      <w:r w:rsidRPr="00A34FD6">
        <w:rPr>
          <w:lang w:val="de-DE"/>
        </w:rPr>
        <w:t> Telefon / Kommunikation = Waffen / … </w:t>
      </w:r>
      <w:r w:rsidRPr="00A34FD6">
        <w:rPr>
          <w:lang w:val="de-DE"/>
        </w:rPr>
        <w:br/>
      </w:r>
      <w:r w:rsidRPr="00A34FD6">
        <w:rPr>
          <w:b/>
          <w:bCs/>
          <w:lang w:val="de-DE"/>
        </w:rPr>
        <w:t>Lösungsvorschläge:</w:t>
      </w:r>
      <w:r w:rsidRPr="00A34FD6">
        <w:rPr>
          <w:lang w:val="de-DE"/>
        </w:rPr>
        <w:t> Fernseher; Waffe; Messer; Kampf </w:t>
      </w:r>
      <w:r w:rsidRPr="00A34FD6">
        <w:rPr>
          <w:lang w:val="de-DE"/>
        </w:rPr>
        <w:br/>
      </w:r>
      <w:r w:rsidRPr="00A34FD6">
        <w:rPr>
          <w:b/>
          <w:bCs/>
          <w:lang w:val="de-DE"/>
        </w:rPr>
        <w:t>Richtige Lösung:</w:t>
      </w:r>
      <w:r w:rsidRPr="00A34FD6">
        <w:rPr>
          <w:lang w:val="de-DE"/>
        </w:rPr>
        <w:t> Kampf</w:t>
      </w:r>
    </w:p>
    <w:p w14:paraId="1F80A5EF" w14:textId="77777777" w:rsidR="00AA6704" w:rsidRPr="00A34FD6" w:rsidRDefault="00AA6704" w:rsidP="00CF5F3E">
      <w:pPr>
        <w:rPr>
          <w:lang w:val="de-DE"/>
        </w:rPr>
      </w:pPr>
      <w:r w:rsidRPr="00A34FD6">
        <w:rPr>
          <w:b/>
          <w:bCs/>
          <w:lang w:val="de-DE"/>
        </w:rPr>
        <w:t>Sprachanalogie:</w:t>
      </w:r>
      <w:r w:rsidRPr="00A34FD6">
        <w:rPr>
          <w:lang w:val="de-DE"/>
        </w:rPr>
        <w:t> Gramm / Kilogramm = .../Meter </w:t>
      </w:r>
      <w:r w:rsidRPr="00A34FD6">
        <w:rPr>
          <w:lang w:val="de-DE"/>
        </w:rPr>
        <w:br/>
      </w:r>
      <w:r w:rsidRPr="00A34FD6">
        <w:rPr>
          <w:b/>
          <w:bCs/>
          <w:lang w:val="de-DE"/>
        </w:rPr>
        <w:t>Lösungsvorschläge:</w:t>
      </w:r>
      <w:r w:rsidRPr="00A34FD6">
        <w:rPr>
          <w:lang w:val="de-DE"/>
        </w:rPr>
        <w:t> Zentimeter; Millimeter; Dezimeter; Nanometer </w:t>
      </w:r>
      <w:r w:rsidRPr="00A34FD6">
        <w:rPr>
          <w:lang w:val="de-DE"/>
        </w:rPr>
        <w:br/>
      </w:r>
      <w:r w:rsidRPr="00A34FD6">
        <w:rPr>
          <w:b/>
          <w:bCs/>
          <w:lang w:val="de-DE"/>
        </w:rPr>
        <w:t>Richtige Lösung:</w:t>
      </w:r>
      <w:r w:rsidRPr="00A34FD6">
        <w:rPr>
          <w:lang w:val="de-DE"/>
        </w:rPr>
        <w:t> Millimeter</w:t>
      </w:r>
    </w:p>
    <w:p w14:paraId="256A7228" w14:textId="77777777" w:rsidR="00AA6704" w:rsidRPr="00A34FD6" w:rsidRDefault="00AA6704" w:rsidP="00CF5F3E">
      <w:pPr>
        <w:rPr>
          <w:lang w:val="de-DE"/>
        </w:rPr>
      </w:pPr>
      <w:r w:rsidRPr="00A34FD6">
        <w:rPr>
          <w:b/>
          <w:bCs/>
          <w:lang w:val="de-DE"/>
        </w:rPr>
        <w:t>Sprachanalogie:</w:t>
      </w:r>
      <w:r w:rsidRPr="00A34FD6">
        <w:rPr>
          <w:lang w:val="de-DE"/>
        </w:rPr>
        <w:t> Wo / Überall = Wann / … </w:t>
      </w:r>
      <w:r w:rsidRPr="00A34FD6">
        <w:rPr>
          <w:lang w:val="de-DE"/>
        </w:rPr>
        <w:br/>
      </w:r>
      <w:r w:rsidRPr="00A34FD6">
        <w:rPr>
          <w:b/>
          <w:bCs/>
          <w:lang w:val="de-DE"/>
        </w:rPr>
        <w:t>Lösungsvorschläge:</w:t>
      </w:r>
      <w:r w:rsidRPr="00A34FD6">
        <w:rPr>
          <w:lang w:val="de-DE"/>
        </w:rPr>
        <w:t> Meistens; Oft; Nie; Immer </w:t>
      </w:r>
      <w:r w:rsidRPr="00A34FD6">
        <w:rPr>
          <w:lang w:val="de-DE"/>
        </w:rPr>
        <w:br/>
      </w:r>
      <w:r w:rsidRPr="00A34FD6">
        <w:rPr>
          <w:b/>
          <w:bCs/>
          <w:lang w:val="de-DE"/>
        </w:rPr>
        <w:t>Richtige Lösung:</w:t>
      </w:r>
      <w:r w:rsidRPr="00A34FD6">
        <w:rPr>
          <w:lang w:val="de-DE"/>
        </w:rPr>
        <w:t> Immer</w:t>
      </w:r>
    </w:p>
    <w:p w14:paraId="7FAA2213" w14:textId="77777777" w:rsidR="00AA6704" w:rsidRPr="00A34FD6" w:rsidRDefault="00AA6704" w:rsidP="00CF5F3E">
      <w:pPr>
        <w:rPr>
          <w:lang w:val="de-DE"/>
        </w:rPr>
      </w:pPr>
      <w:r w:rsidRPr="00A34FD6">
        <w:rPr>
          <w:b/>
          <w:bCs/>
          <w:lang w:val="de-DE"/>
        </w:rPr>
        <w:t>Sprachanalogie:</w:t>
      </w:r>
      <w:r w:rsidRPr="00A34FD6">
        <w:rPr>
          <w:lang w:val="de-DE"/>
        </w:rPr>
        <w:t> Schreiber / Buch = Maler / … </w:t>
      </w:r>
      <w:r w:rsidRPr="00A34FD6">
        <w:rPr>
          <w:lang w:val="de-DE"/>
        </w:rPr>
        <w:br/>
      </w:r>
      <w:r w:rsidRPr="00A34FD6">
        <w:rPr>
          <w:b/>
          <w:bCs/>
          <w:lang w:val="de-DE"/>
        </w:rPr>
        <w:t>Lösungsvorschläge:</w:t>
      </w:r>
      <w:r w:rsidRPr="00A34FD6">
        <w:rPr>
          <w:lang w:val="de-DE"/>
        </w:rPr>
        <w:t> Bild; Rembrandt; Goethe; Pinsel </w:t>
      </w:r>
      <w:r w:rsidRPr="00A34FD6">
        <w:rPr>
          <w:lang w:val="de-DE"/>
        </w:rPr>
        <w:br/>
      </w:r>
      <w:r w:rsidRPr="00A34FD6">
        <w:rPr>
          <w:b/>
          <w:bCs/>
          <w:lang w:val="de-DE"/>
        </w:rPr>
        <w:t>Richtige Lösung:</w:t>
      </w:r>
      <w:r w:rsidRPr="00A34FD6">
        <w:rPr>
          <w:lang w:val="de-DE"/>
        </w:rPr>
        <w:t> Bild</w:t>
      </w:r>
    </w:p>
    <w:p w14:paraId="3CEA1FEC" w14:textId="77777777" w:rsidR="00AA6704" w:rsidRPr="00A34FD6" w:rsidRDefault="00AA6704" w:rsidP="00A34FD6">
      <w:pPr>
        <w:pStyle w:val="berschrift3"/>
        <w:rPr>
          <w:lang w:val="de-DE"/>
        </w:rPr>
      </w:pPr>
      <w:bookmarkStart w:id="77" w:name="_Toc396214962"/>
      <w:bookmarkStart w:id="78" w:name="_Toc396336795"/>
      <w:r w:rsidRPr="00A34FD6">
        <w:rPr>
          <w:lang w:val="de-DE"/>
        </w:rPr>
        <w:t>Generelle Wissensfragen</w:t>
      </w:r>
      <w:bookmarkEnd w:id="77"/>
      <w:bookmarkEnd w:id="78"/>
    </w:p>
    <w:p w14:paraId="7CD785A9" w14:textId="77777777" w:rsidR="00AA6704" w:rsidRPr="00A34FD6" w:rsidRDefault="00AA6704" w:rsidP="00CF5F3E">
      <w:pPr>
        <w:rPr>
          <w:lang w:val="de-DE"/>
        </w:rPr>
      </w:pPr>
      <w:r w:rsidRPr="00A34FD6">
        <w:rPr>
          <w:b/>
          <w:bCs/>
          <w:lang w:val="de-DE"/>
        </w:rPr>
        <w:t>Frage:</w:t>
      </w:r>
      <w:r w:rsidRPr="00A34FD6">
        <w:rPr>
          <w:lang w:val="de-DE"/>
        </w:rPr>
        <w:t xml:space="preserve"> Bei welchem </w:t>
      </w:r>
      <w:proofErr w:type="spellStart"/>
      <w:r w:rsidRPr="00A34FD6">
        <w:rPr>
          <w:lang w:val="de-DE"/>
        </w:rPr>
        <w:t>Fussballverein</w:t>
      </w:r>
      <w:proofErr w:type="spellEnd"/>
      <w:r w:rsidRPr="00A34FD6">
        <w:rPr>
          <w:lang w:val="de-DE"/>
        </w:rPr>
        <w:t xml:space="preserve"> stand Christoph Metzelder unter Vertrag? </w:t>
      </w:r>
      <w:r w:rsidRPr="00A34FD6">
        <w:rPr>
          <w:lang w:val="de-DE"/>
        </w:rPr>
        <w:br/>
      </w:r>
      <w:r w:rsidRPr="00A34FD6">
        <w:rPr>
          <w:b/>
          <w:bCs/>
          <w:lang w:val="de-DE"/>
        </w:rPr>
        <w:t>Lösungsvorschläge:</w:t>
      </w:r>
      <w:r w:rsidRPr="00A34FD6">
        <w:rPr>
          <w:lang w:val="de-DE"/>
        </w:rPr>
        <w:t> Preussen Muenster; FC Barcelona; 1.FC Koeln; FC Arsenal </w:t>
      </w:r>
      <w:r w:rsidRPr="00A34FD6">
        <w:rPr>
          <w:lang w:val="de-DE"/>
        </w:rPr>
        <w:br/>
      </w:r>
      <w:r w:rsidRPr="00A34FD6">
        <w:rPr>
          <w:b/>
          <w:bCs/>
          <w:lang w:val="de-DE"/>
        </w:rPr>
        <w:t>Richtige Lösung:</w:t>
      </w:r>
      <w:r w:rsidRPr="00A34FD6">
        <w:rPr>
          <w:lang w:val="de-DE"/>
        </w:rPr>
        <w:t> Preussen Muenster</w:t>
      </w:r>
    </w:p>
    <w:p w14:paraId="732F97EE" w14:textId="77777777" w:rsidR="00AA6704" w:rsidRPr="00A34FD6" w:rsidRDefault="00AA6704" w:rsidP="00CF5F3E">
      <w:pPr>
        <w:rPr>
          <w:lang w:val="de-DE"/>
        </w:rPr>
      </w:pPr>
      <w:r w:rsidRPr="00A34FD6">
        <w:rPr>
          <w:b/>
          <w:bCs/>
          <w:lang w:val="de-DE"/>
        </w:rPr>
        <w:t>Frage:</w:t>
      </w:r>
      <w:r w:rsidRPr="00A34FD6">
        <w:rPr>
          <w:lang w:val="de-DE"/>
        </w:rPr>
        <w:t> In welchem Jahr wurde Preussen Muenster gegruendet? </w:t>
      </w:r>
      <w:r w:rsidRPr="00A34FD6">
        <w:rPr>
          <w:lang w:val="de-DE"/>
        </w:rPr>
        <w:br/>
      </w:r>
      <w:r w:rsidRPr="00A34FD6">
        <w:rPr>
          <w:b/>
          <w:bCs/>
          <w:lang w:val="de-DE"/>
        </w:rPr>
        <w:t>Lösungsvorschläge:</w:t>
      </w:r>
      <w:r w:rsidRPr="00A34FD6">
        <w:rPr>
          <w:lang w:val="de-DE"/>
        </w:rPr>
        <w:t> 1906; 1908; 1904; 1899 </w:t>
      </w:r>
      <w:r w:rsidRPr="00A34FD6">
        <w:rPr>
          <w:lang w:val="de-DE"/>
        </w:rPr>
        <w:br/>
      </w:r>
      <w:r w:rsidRPr="00A34FD6">
        <w:rPr>
          <w:b/>
          <w:bCs/>
          <w:lang w:val="de-DE"/>
        </w:rPr>
        <w:t>Richtige Lösung:</w:t>
      </w:r>
      <w:r w:rsidRPr="00A34FD6">
        <w:rPr>
          <w:lang w:val="de-DE"/>
        </w:rPr>
        <w:t> 1906</w:t>
      </w:r>
    </w:p>
    <w:p w14:paraId="03E48944" w14:textId="77777777" w:rsidR="00AA6704" w:rsidRPr="00A34FD6" w:rsidRDefault="00AA6704" w:rsidP="00CF5F3E">
      <w:pPr>
        <w:rPr>
          <w:lang w:val="de-DE"/>
        </w:rPr>
      </w:pPr>
      <w:r w:rsidRPr="00A34FD6">
        <w:rPr>
          <w:b/>
          <w:bCs/>
          <w:lang w:val="de-DE"/>
        </w:rPr>
        <w:t>Frage:</w:t>
      </w:r>
      <w:r w:rsidRPr="00A34FD6">
        <w:rPr>
          <w:lang w:val="de-DE"/>
        </w:rPr>
        <w:t> Welcher dieser Fussballvereine ist NICHT Gruendungsmitglied der Bundesliga? </w:t>
      </w:r>
      <w:r w:rsidRPr="00A34FD6">
        <w:rPr>
          <w:lang w:val="de-DE"/>
        </w:rPr>
        <w:br/>
      </w:r>
      <w:r w:rsidRPr="00A34FD6">
        <w:rPr>
          <w:b/>
          <w:bCs/>
          <w:lang w:val="de-DE"/>
        </w:rPr>
        <w:t>Lösungsvorschläge:</w:t>
      </w:r>
      <w:r w:rsidRPr="00A34FD6">
        <w:rPr>
          <w:lang w:val="de-DE"/>
        </w:rPr>
        <w:t> FC Bayern Muenchen; 1.FC Saarbruecken; Preussen Muenster; Werder Bremen </w:t>
      </w:r>
      <w:r w:rsidRPr="00A34FD6">
        <w:rPr>
          <w:lang w:val="de-DE"/>
        </w:rPr>
        <w:br/>
      </w:r>
      <w:r w:rsidRPr="00A34FD6">
        <w:rPr>
          <w:b/>
          <w:bCs/>
          <w:lang w:val="de-DE"/>
        </w:rPr>
        <w:t>Richtige Lösung:</w:t>
      </w:r>
      <w:r w:rsidRPr="00A34FD6">
        <w:rPr>
          <w:lang w:val="de-DE"/>
        </w:rPr>
        <w:t> FC Bayern Muenchen</w:t>
      </w:r>
    </w:p>
    <w:p w14:paraId="7172964B" w14:textId="77777777" w:rsidR="00AA6704" w:rsidRPr="00A34FD6" w:rsidRDefault="00AA6704" w:rsidP="00CF5F3E">
      <w:pPr>
        <w:rPr>
          <w:lang w:val="de-DE"/>
        </w:rPr>
      </w:pPr>
      <w:r w:rsidRPr="00A34FD6">
        <w:rPr>
          <w:b/>
          <w:bCs/>
          <w:lang w:val="de-DE"/>
        </w:rPr>
        <w:t>Frage:</w:t>
      </w:r>
      <w:r w:rsidRPr="00A34FD6">
        <w:rPr>
          <w:lang w:val="de-DE"/>
        </w:rPr>
        <w:t> Welche Infektionskrankheit wurde auch als der "Schwarze Tod" bezeichnet? </w:t>
      </w:r>
      <w:r w:rsidRPr="00A34FD6">
        <w:rPr>
          <w:lang w:val="de-DE"/>
        </w:rPr>
        <w:br/>
      </w:r>
      <w:r w:rsidRPr="00A34FD6">
        <w:rPr>
          <w:b/>
          <w:bCs/>
          <w:lang w:val="de-DE"/>
        </w:rPr>
        <w:t>Lösungsvorschläge:</w:t>
      </w:r>
      <w:r w:rsidRPr="00A34FD6">
        <w:rPr>
          <w:lang w:val="de-DE"/>
        </w:rPr>
        <w:t> Pest; Cholera; Masern; Pocken </w:t>
      </w:r>
      <w:r w:rsidRPr="00A34FD6">
        <w:rPr>
          <w:lang w:val="de-DE"/>
        </w:rPr>
        <w:br/>
      </w:r>
      <w:r w:rsidRPr="00A34FD6">
        <w:rPr>
          <w:b/>
          <w:bCs/>
          <w:lang w:val="de-DE"/>
        </w:rPr>
        <w:t>Richtige Lösung:</w:t>
      </w:r>
      <w:r w:rsidRPr="00A34FD6">
        <w:rPr>
          <w:lang w:val="de-DE"/>
        </w:rPr>
        <w:t> Pest</w:t>
      </w:r>
    </w:p>
    <w:p w14:paraId="53FCBBF9" w14:textId="77777777" w:rsidR="00AA6704" w:rsidRPr="00A34FD6" w:rsidRDefault="00AA6704" w:rsidP="00CF5F3E">
      <w:pPr>
        <w:rPr>
          <w:lang w:val="de-DE"/>
        </w:rPr>
      </w:pPr>
      <w:r w:rsidRPr="00A34FD6">
        <w:rPr>
          <w:b/>
          <w:bCs/>
          <w:lang w:val="de-DE"/>
        </w:rPr>
        <w:t>Frage:</w:t>
      </w:r>
      <w:r w:rsidRPr="00A34FD6">
        <w:rPr>
          <w:lang w:val="de-DE"/>
        </w:rPr>
        <w:t> Wie nennt man eine flache Insel im Wattenmeer vor der Westkueste Schleswig-Holsteins? </w:t>
      </w:r>
      <w:r w:rsidRPr="00A34FD6">
        <w:rPr>
          <w:lang w:val="de-DE"/>
        </w:rPr>
        <w:br/>
      </w:r>
      <w:r w:rsidRPr="00A34FD6">
        <w:rPr>
          <w:b/>
          <w:bCs/>
          <w:lang w:val="de-DE"/>
        </w:rPr>
        <w:t>Lösungsvorschläge:</w:t>
      </w:r>
      <w:r w:rsidRPr="00A34FD6">
        <w:rPr>
          <w:lang w:val="de-DE"/>
        </w:rPr>
        <w:t> Hallig; Eiland; Polje; Rundling </w:t>
      </w:r>
      <w:r w:rsidRPr="00A34FD6">
        <w:rPr>
          <w:lang w:val="de-DE"/>
        </w:rPr>
        <w:br/>
      </w:r>
      <w:r w:rsidRPr="00A34FD6">
        <w:rPr>
          <w:b/>
          <w:bCs/>
          <w:lang w:val="de-DE"/>
        </w:rPr>
        <w:t>Richtige Lösung:</w:t>
      </w:r>
      <w:r w:rsidRPr="00A34FD6">
        <w:rPr>
          <w:lang w:val="de-DE"/>
        </w:rPr>
        <w:t> Hallig</w:t>
      </w:r>
    </w:p>
    <w:p w14:paraId="21C41BB2" w14:textId="77777777" w:rsidR="00AA6704" w:rsidRPr="00A34FD6" w:rsidRDefault="00AA6704" w:rsidP="00CF5F3E">
      <w:pPr>
        <w:rPr>
          <w:lang w:val="de-DE"/>
        </w:rPr>
      </w:pPr>
      <w:r w:rsidRPr="00A34FD6">
        <w:rPr>
          <w:b/>
          <w:bCs/>
          <w:lang w:val="de-DE"/>
        </w:rPr>
        <w:t>Frage:</w:t>
      </w:r>
      <w:r w:rsidRPr="00A34FD6">
        <w:rPr>
          <w:lang w:val="de-DE"/>
        </w:rPr>
        <w:t> Welches dieser Werke ist nicht von Leonardo Da Vinci? </w:t>
      </w:r>
      <w:r w:rsidRPr="00A34FD6">
        <w:rPr>
          <w:lang w:val="de-DE"/>
        </w:rPr>
        <w:br/>
      </w:r>
      <w:r w:rsidRPr="00A34FD6">
        <w:rPr>
          <w:b/>
          <w:bCs/>
          <w:lang w:val="de-DE"/>
        </w:rPr>
        <w:t>Lösungsvorschläge:</w:t>
      </w:r>
      <w:r w:rsidRPr="00A34FD6">
        <w:rPr>
          <w:lang w:val="de-DE"/>
        </w:rPr>
        <w:t> Sternennacht; Der vitruvianische Mensch; Das Abendmahl; Mona Lisa </w:t>
      </w:r>
      <w:r w:rsidRPr="00A34FD6">
        <w:rPr>
          <w:lang w:val="de-DE"/>
        </w:rPr>
        <w:br/>
      </w:r>
      <w:r w:rsidRPr="00A34FD6">
        <w:rPr>
          <w:b/>
          <w:bCs/>
          <w:lang w:val="de-DE"/>
        </w:rPr>
        <w:t>Richtige Lösung:</w:t>
      </w:r>
      <w:r w:rsidRPr="00A34FD6">
        <w:rPr>
          <w:lang w:val="de-DE"/>
        </w:rPr>
        <w:t> Sternennacht</w:t>
      </w:r>
    </w:p>
    <w:p w14:paraId="7B674624" w14:textId="77777777" w:rsidR="00AA6704" w:rsidRPr="00A34FD6" w:rsidRDefault="00AA6704" w:rsidP="00CF5F3E">
      <w:pPr>
        <w:rPr>
          <w:lang w:val="de-DE"/>
        </w:rPr>
      </w:pPr>
      <w:r w:rsidRPr="00A34FD6">
        <w:rPr>
          <w:b/>
          <w:bCs/>
          <w:lang w:val="de-DE"/>
        </w:rPr>
        <w:lastRenderedPageBreak/>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Pubertaet; Pupertaet; Pubertet; Puberthaet </w:t>
      </w:r>
      <w:r w:rsidRPr="00A34FD6">
        <w:rPr>
          <w:lang w:val="de-DE"/>
        </w:rPr>
        <w:br/>
      </w:r>
      <w:r w:rsidRPr="00A34FD6">
        <w:rPr>
          <w:b/>
          <w:bCs/>
          <w:lang w:val="de-DE"/>
        </w:rPr>
        <w:t>Richtige Lösung:</w:t>
      </w:r>
      <w:r w:rsidRPr="00A34FD6">
        <w:rPr>
          <w:lang w:val="de-DE"/>
        </w:rPr>
        <w:t> Pubertaet</w:t>
      </w:r>
    </w:p>
    <w:p w14:paraId="43FAC20C" w14:textId="77777777" w:rsidR="00AA6704" w:rsidRPr="00A34FD6" w:rsidRDefault="00AA6704" w:rsidP="00CF5F3E">
      <w:pPr>
        <w:rPr>
          <w:lang w:val="de-DE"/>
        </w:rPr>
      </w:pPr>
      <w:r w:rsidRPr="00A34FD6">
        <w:rPr>
          <w:b/>
          <w:bCs/>
          <w:lang w:val="de-DE"/>
        </w:rPr>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Kaffeeernte; Kafeernte; Kaffeernte; Kafeeernte </w:t>
      </w:r>
      <w:r w:rsidRPr="00A34FD6">
        <w:rPr>
          <w:lang w:val="de-DE"/>
        </w:rPr>
        <w:br/>
      </w:r>
      <w:r w:rsidRPr="00A34FD6">
        <w:rPr>
          <w:b/>
          <w:bCs/>
          <w:lang w:val="de-DE"/>
        </w:rPr>
        <w:t>Richtige Lösung:</w:t>
      </w:r>
      <w:r w:rsidRPr="00A34FD6">
        <w:rPr>
          <w:lang w:val="de-DE"/>
        </w:rPr>
        <w:t> Kaffeeernte</w:t>
      </w:r>
    </w:p>
    <w:p w14:paraId="05F320A7" w14:textId="77777777" w:rsidR="00AA6704" w:rsidRPr="00A34FD6" w:rsidRDefault="00AA6704" w:rsidP="00CF5F3E">
      <w:pPr>
        <w:rPr>
          <w:lang w:val="de-DE"/>
        </w:rPr>
      </w:pPr>
      <w:r w:rsidRPr="00A34FD6">
        <w:rPr>
          <w:b/>
          <w:bCs/>
          <w:lang w:val="de-DE"/>
        </w:rPr>
        <w:t>Frage:</w:t>
      </w:r>
      <w:r w:rsidRPr="00A34FD6">
        <w:rPr>
          <w:lang w:val="de-DE"/>
        </w:rPr>
        <w:t> Welcher Tag war vorgestern, wenn morgen Montag ist? </w:t>
      </w:r>
      <w:r w:rsidRPr="00A34FD6">
        <w:rPr>
          <w:lang w:val="de-DE"/>
        </w:rPr>
        <w:br/>
      </w:r>
      <w:r w:rsidRPr="00A34FD6">
        <w:rPr>
          <w:b/>
          <w:bCs/>
          <w:lang w:val="de-DE"/>
        </w:rPr>
        <w:t>Lösungsvorschläge:</w:t>
      </w:r>
      <w:r w:rsidRPr="00A34FD6">
        <w:rPr>
          <w:lang w:val="de-DE"/>
        </w:rPr>
        <w:t> Freitag; Donnerstag; Samstag; Mittwoch </w:t>
      </w:r>
      <w:r w:rsidRPr="00A34FD6">
        <w:rPr>
          <w:lang w:val="de-DE"/>
        </w:rPr>
        <w:br/>
      </w:r>
      <w:r w:rsidRPr="00A34FD6">
        <w:rPr>
          <w:b/>
          <w:bCs/>
          <w:lang w:val="de-DE"/>
        </w:rPr>
        <w:t>Richtige Lösung:</w:t>
      </w:r>
      <w:r w:rsidRPr="00A34FD6">
        <w:rPr>
          <w:lang w:val="de-DE"/>
        </w:rPr>
        <w:t> Freitag</w:t>
      </w:r>
    </w:p>
    <w:p w14:paraId="5B38556C" w14:textId="77777777" w:rsidR="00AA6704" w:rsidRPr="00A34FD6" w:rsidRDefault="00AA6704" w:rsidP="00CF5F3E">
      <w:pPr>
        <w:rPr>
          <w:lang w:val="de-DE"/>
        </w:rPr>
      </w:pPr>
      <w:r w:rsidRPr="00A34FD6">
        <w:rPr>
          <w:b/>
          <w:bCs/>
          <w:lang w:val="de-DE"/>
        </w:rPr>
        <w:t>Frage:</w:t>
      </w:r>
      <w:r w:rsidRPr="00A34FD6">
        <w:rPr>
          <w:lang w:val="de-DE"/>
        </w:rPr>
        <w:t> Welcher Tag war zwei Tage vor gestern, wenn uebermorgen Mittwoch ist? </w:t>
      </w:r>
      <w:r w:rsidRPr="00A34FD6">
        <w:rPr>
          <w:lang w:val="de-DE"/>
        </w:rPr>
        <w:br/>
      </w:r>
      <w:r w:rsidRPr="00A34FD6">
        <w:rPr>
          <w:b/>
          <w:bCs/>
          <w:lang w:val="de-DE"/>
        </w:rPr>
        <w:t>Lösungsvorschläge:</w:t>
      </w:r>
      <w:r w:rsidRPr="00A34FD6">
        <w:rPr>
          <w:lang w:val="de-DE"/>
        </w:rPr>
        <w:t> Freitag; Samstag; Montag; Sonntag </w:t>
      </w:r>
      <w:r w:rsidRPr="00A34FD6">
        <w:rPr>
          <w:lang w:val="de-DE"/>
        </w:rPr>
        <w:br/>
      </w:r>
      <w:r w:rsidRPr="00A34FD6">
        <w:rPr>
          <w:b/>
          <w:bCs/>
          <w:lang w:val="de-DE"/>
        </w:rPr>
        <w:t>Richtige Lösung:</w:t>
      </w:r>
      <w:r w:rsidRPr="00A34FD6">
        <w:rPr>
          <w:lang w:val="de-DE"/>
        </w:rPr>
        <w:t> Freitag</w:t>
      </w:r>
    </w:p>
    <w:p w14:paraId="1B31F743" w14:textId="77777777" w:rsidR="00D33495" w:rsidRPr="00CF5F3E" w:rsidRDefault="00AA6704" w:rsidP="00CF5F3E">
      <w:pPr>
        <w:rPr>
          <w:lang w:val="de-DE"/>
        </w:rPr>
      </w:pPr>
      <w:r w:rsidRPr="00A34FD6">
        <w:rPr>
          <w:b/>
          <w:bCs/>
          <w:lang w:val="de-DE"/>
        </w:rPr>
        <w:t>Frage:</w:t>
      </w:r>
      <w:r w:rsidRPr="00A34FD6">
        <w:rPr>
          <w:lang w:val="de-DE"/>
        </w:rPr>
        <w:t> Welcher Buchstabenmix ist ein weiblicher Vorname? </w:t>
      </w:r>
      <w:r w:rsidRPr="00A34FD6">
        <w:rPr>
          <w:lang w:val="de-DE"/>
        </w:rPr>
        <w:br/>
      </w:r>
      <w:r w:rsidRPr="00A34FD6">
        <w:rPr>
          <w:b/>
          <w:bCs/>
          <w:lang w:val="de-DE"/>
        </w:rPr>
        <w:t>Lösungsvorschläge:</w:t>
      </w:r>
      <w:r w:rsidRPr="00A34FD6">
        <w:rPr>
          <w:lang w:val="de-DE"/>
        </w:rPr>
        <w:t> E L H E N E; A N S I O; K A D N R I; D E K P A </w:t>
      </w:r>
      <w:r w:rsidRPr="00A34FD6">
        <w:rPr>
          <w:lang w:val="de-DE"/>
        </w:rPr>
        <w:br/>
      </w:r>
      <w:r w:rsidRPr="00A34FD6">
        <w:rPr>
          <w:b/>
          <w:bCs/>
          <w:lang w:val="de-DE"/>
        </w:rPr>
        <w:t>Richtige Lösung:</w:t>
      </w:r>
      <w:r w:rsidRPr="00A34FD6">
        <w:rPr>
          <w:lang w:val="de-DE"/>
        </w:rPr>
        <w:t> E L H E N E = </w:t>
      </w:r>
      <w:r w:rsidRPr="00A34FD6">
        <w:rPr>
          <w:b/>
          <w:bCs/>
          <w:lang w:val="de-DE"/>
        </w:rPr>
        <w:t>Helene</w:t>
      </w:r>
    </w:p>
    <w:p w14:paraId="66E795D0" w14:textId="77777777" w:rsidR="00AA6704" w:rsidRPr="00A34FD6" w:rsidRDefault="00AA6704" w:rsidP="00A34FD6">
      <w:pPr>
        <w:pStyle w:val="berschrift3"/>
        <w:rPr>
          <w:lang w:val="de-DE"/>
        </w:rPr>
      </w:pPr>
      <w:bookmarkStart w:id="79" w:name="_Toc396214963"/>
      <w:bookmarkStart w:id="80" w:name="_Toc396336796"/>
      <w:r w:rsidRPr="00A34FD6">
        <w:rPr>
          <w:lang w:val="de-DE"/>
        </w:rPr>
        <w:t>Kopfrechnen</w:t>
      </w:r>
      <w:bookmarkEnd w:id="79"/>
      <w:bookmarkEnd w:id="80"/>
    </w:p>
    <w:p w14:paraId="5D6B298C" w14:textId="77777777" w:rsidR="00AA6704" w:rsidRPr="00A34FD6" w:rsidRDefault="00AA6704" w:rsidP="00CF5F3E">
      <w:pPr>
        <w:rPr>
          <w:lang w:val="de-DE"/>
        </w:rPr>
      </w:pPr>
      <w:r w:rsidRPr="00A34FD6">
        <w:rPr>
          <w:b/>
          <w:bCs/>
          <w:lang w:val="de-DE"/>
        </w:rPr>
        <w:t>Aufgabe:</w:t>
      </w:r>
      <w:r w:rsidRPr="00A34FD6">
        <w:rPr>
          <w:lang w:val="de-DE"/>
        </w:rPr>
        <w:t> 1228-28-2-28-2 = ? </w:t>
      </w:r>
      <w:r w:rsidRPr="00A34FD6">
        <w:rPr>
          <w:lang w:val="de-DE"/>
        </w:rPr>
        <w:br/>
      </w:r>
      <w:r w:rsidRPr="00A34FD6">
        <w:rPr>
          <w:b/>
          <w:bCs/>
          <w:lang w:val="de-DE"/>
        </w:rPr>
        <w:t>Lösungsvorschläge:</w:t>
      </w:r>
      <w:r w:rsidRPr="00A34FD6">
        <w:rPr>
          <w:lang w:val="de-DE"/>
        </w:rPr>
        <w:t> 1168; 1188; 1198; 1158 </w:t>
      </w:r>
      <w:r w:rsidRPr="00A34FD6">
        <w:rPr>
          <w:lang w:val="de-DE"/>
        </w:rPr>
        <w:br/>
      </w:r>
      <w:r w:rsidRPr="00A34FD6">
        <w:rPr>
          <w:b/>
          <w:bCs/>
          <w:lang w:val="de-DE"/>
        </w:rPr>
        <w:t>Richtige Lösung:</w:t>
      </w:r>
      <w:r w:rsidRPr="00A34FD6">
        <w:rPr>
          <w:lang w:val="de-DE"/>
        </w:rPr>
        <w:t> 1168</w:t>
      </w:r>
    </w:p>
    <w:p w14:paraId="7325C9A8" w14:textId="77777777" w:rsidR="00AA6704" w:rsidRPr="00A34FD6" w:rsidRDefault="00AA6704" w:rsidP="00CF5F3E">
      <w:pPr>
        <w:rPr>
          <w:lang w:val="de-DE"/>
        </w:rPr>
      </w:pPr>
      <w:r w:rsidRPr="00A34FD6">
        <w:rPr>
          <w:b/>
          <w:bCs/>
          <w:lang w:val="de-DE"/>
        </w:rPr>
        <w:t>Aufgabe:</w:t>
      </w:r>
      <w:r w:rsidRPr="00A34FD6">
        <w:rPr>
          <w:lang w:val="de-DE"/>
        </w:rPr>
        <w:t> 6,2:1000 = ? </w:t>
      </w:r>
      <w:r w:rsidRPr="00A34FD6">
        <w:rPr>
          <w:lang w:val="de-DE"/>
        </w:rPr>
        <w:br/>
      </w:r>
      <w:r w:rsidRPr="00A34FD6">
        <w:rPr>
          <w:b/>
          <w:bCs/>
          <w:lang w:val="de-DE"/>
        </w:rPr>
        <w:t>Lösungsvorschläge:</w:t>
      </w:r>
      <w:r w:rsidRPr="00A34FD6">
        <w:rPr>
          <w:lang w:val="de-DE"/>
        </w:rPr>
        <w:t> 0,0062; 0,062; 0,00062; 0,62 </w:t>
      </w:r>
      <w:r w:rsidRPr="00A34FD6">
        <w:rPr>
          <w:lang w:val="de-DE"/>
        </w:rPr>
        <w:br/>
      </w:r>
      <w:r w:rsidRPr="00A34FD6">
        <w:rPr>
          <w:b/>
          <w:bCs/>
          <w:lang w:val="de-DE"/>
        </w:rPr>
        <w:t>Richtige Lösung:</w:t>
      </w:r>
      <w:r w:rsidRPr="00A34FD6">
        <w:rPr>
          <w:lang w:val="de-DE"/>
        </w:rPr>
        <w:t> 0,0062</w:t>
      </w:r>
    </w:p>
    <w:p w14:paraId="0BB61E28" w14:textId="77777777" w:rsidR="00D33495" w:rsidRPr="00CF5F3E" w:rsidRDefault="00AA6704" w:rsidP="00CF5F3E">
      <w:pPr>
        <w:rPr>
          <w:lang w:val="de-DE"/>
        </w:rPr>
      </w:pPr>
      <w:r w:rsidRPr="00A34FD6">
        <w:rPr>
          <w:b/>
          <w:bCs/>
          <w:lang w:val="de-DE"/>
        </w:rPr>
        <w:t>Aufgabe:</w:t>
      </w:r>
      <w:r w:rsidRPr="00A34FD6">
        <w:rPr>
          <w:lang w:val="de-DE"/>
        </w:rPr>
        <w:t> 978-14-87-2 = ? </w:t>
      </w:r>
      <w:r w:rsidRPr="00A34FD6">
        <w:rPr>
          <w:lang w:val="de-DE"/>
        </w:rPr>
        <w:br/>
      </w:r>
      <w:r w:rsidRPr="00A34FD6">
        <w:rPr>
          <w:b/>
          <w:bCs/>
          <w:lang w:val="de-DE"/>
        </w:rPr>
        <w:t>Lösungsvorschläge:</w:t>
      </w:r>
      <w:r w:rsidRPr="00A34FD6">
        <w:rPr>
          <w:lang w:val="de-DE"/>
        </w:rPr>
        <w:t> 875; 865; 873; 878 </w:t>
      </w:r>
      <w:r w:rsidRPr="00A34FD6">
        <w:rPr>
          <w:lang w:val="de-DE"/>
        </w:rPr>
        <w:br/>
      </w:r>
      <w:r w:rsidRPr="00A34FD6">
        <w:rPr>
          <w:b/>
          <w:bCs/>
          <w:lang w:val="de-DE"/>
        </w:rPr>
        <w:t>Richtige Lösung:</w:t>
      </w:r>
      <w:r w:rsidRPr="00A34FD6">
        <w:rPr>
          <w:lang w:val="de-DE"/>
        </w:rPr>
        <w:t> 875</w:t>
      </w:r>
    </w:p>
    <w:p w14:paraId="64AF9C33" w14:textId="77777777" w:rsidR="00AA6704" w:rsidRPr="00DA13A9" w:rsidRDefault="00AA6704" w:rsidP="00A34FD6">
      <w:pPr>
        <w:pStyle w:val="berschrift2"/>
        <w:rPr>
          <w:szCs w:val="28"/>
          <w:lang w:val="de-DE"/>
        </w:rPr>
      </w:pPr>
      <w:bookmarkStart w:id="81" w:name="_Toc396214416"/>
      <w:bookmarkStart w:id="82" w:name="_Toc396214964"/>
      <w:bookmarkStart w:id="83" w:name="_Ref396324190"/>
      <w:bookmarkStart w:id="84" w:name="_Ref396324622"/>
      <w:bookmarkStart w:id="85" w:name="_Toc396336797"/>
      <w:r w:rsidRPr="00DA13A9">
        <w:rPr>
          <w:szCs w:val="28"/>
          <w:lang w:val="de-DE"/>
        </w:rPr>
        <w:t>Trigger-Rätsel</w:t>
      </w:r>
      <w:bookmarkEnd w:id="81"/>
      <w:bookmarkEnd w:id="82"/>
      <w:bookmarkEnd w:id="83"/>
      <w:bookmarkEnd w:id="84"/>
      <w:bookmarkEnd w:id="85"/>
    </w:p>
    <w:p w14:paraId="40084F28" w14:textId="77777777" w:rsidR="00AA6704" w:rsidRPr="00A34FD6" w:rsidRDefault="00AA6704" w:rsidP="00CF5F3E">
      <w:pPr>
        <w:rPr>
          <w:lang w:val="de-DE"/>
        </w:rPr>
      </w:pPr>
      <w:r w:rsidRPr="00A34FD6">
        <w:rPr>
          <w:lang w:val="de-DE"/>
        </w:rPr>
        <w:t>Insgesamt gibt es </w:t>
      </w:r>
      <w:r w:rsidRPr="00A34FD6">
        <w:rPr>
          <w:b/>
          <w:bCs/>
          <w:lang w:val="de-DE"/>
        </w:rPr>
        <w:t>3 Trigger-Rätsel</w:t>
      </w:r>
      <w:r w:rsidRPr="00A34FD6">
        <w:rPr>
          <w:lang w:val="de-DE"/>
        </w:rPr>
        <w:t>, bei denen die Astronauten einen Knopf drücken müssen um es zu lösen. Die Knöpfe sind jedoch so angebracht, dass sie nicht einfach zu erreichen sind.</w:t>
      </w:r>
    </w:p>
    <w:p w14:paraId="19D18A53" w14:textId="26790885" w:rsidR="00AA6704" w:rsidRPr="00A34FD6" w:rsidRDefault="00AA6704" w:rsidP="00CF5F3E">
      <w:pPr>
        <w:rPr>
          <w:lang w:val="de-DE"/>
        </w:rPr>
      </w:pPr>
      <w:r w:rsidRPr="00A34FD6">
        <w:rPr>
          <w:lang w:val="de-DE"/>
        </w:rPr>
        <w:t>Das erste befindet sich in Raum: </w:t>
      </w:r>
      <w:r w:rsidRPr="00A34FD6">
        <w:rPr>
          <w:b/>
          <w:bCs/>
          <w:lang w:val="de-DE"/>
        </w:rPr>
        <w:t>F2R5</w:t>
      </w:r>
      <w:r w:rsidRPr="00A34FD6">
        <w:rPr>
          <w:lang w:val="de-DE"/>
        </w:rPr>
        <w:t>. Hier müssen die Astronauten einen </w:t>
      </w:r>
      <w:r w:rsidRPr="00A34FD6">
        <w:rPr>
          <w:b/>
          <w:bCs/>
          <w:lang w:val="de-DE"/>
        </w:rPr>
        <w:t>Tisch</w:t>
      </w:r>
      <w:r w:rsidRPr="00A34FD6">
        <w:rPr>
          <w:lang w:val="de-DE"/>
        </w:rPr>
        <w:t xml:space="preserve"> so verschieben, </w:t>
      </w:r>
      <w:r w:rsidR="0080033B">
        <w:rPr>
          <w:lang w:val="de-DE"/>
        </w:rPr>
        <w:t xml:space="preserve">dass sie draufsteigen </w:t>
      </w:r>
      <w:r w:rsidRPr="00A34FD6">
        <w:rPr>
          <w:lang w:val="de-DE"/>
        </w:rPr>
        <w:t>können und von dort aus den Knopf erreichen.</w:t>
      </w:r>
    </w:p>
    <w:p w14:paraId="16B44EFF" w14:textId="77777777" w:rsidR="00AA6704" w:rsidRPr="00A34FD6" w:rsidRDefault="00AA6704" w:rsidP="00CF5F3E">
      <w:pPr>
        <w:rPr>
          <w:lang w:val="de-DE"/>
        </w:rPr>
      </w:pPr>
      <w:r w:rsidRPr="00A34FD6">
        <w:rPr>
          <w:lang w:val="de-DE"/>
        </w:rPr>
        <w:t>Der zweite befindet sich in Raum: </w:t>
      </w:r>
      <w:r w:rsidRPr="00A34FD6">
        <w:rPr>
          <w:b/>
          <w:bCs/>
          <w:lang w:val="de-DE"/>
        </w:rPr>
        <w:t>F1R4</w:t>
      </w:r>
      <w:r w:rsidRPr="00A34FD6">
        <w:rPr>
          <w:lang w:val="de-DE"/>
        </w:rPr>
        <w:t>. In diesem Raum ist ein großer </w:t>
      </w:r>
      <w:r w:rsidRPr="00A34FD6">
        <w:rPr>
          <w:b/>
          <w:bCs/>
          <w:lang w:val="de-DE"/>
        </w:rPr>
        <w:t>Ventilator</w:t>
      </w:r>
      <w:r w:rsidRPr="00A34FD6">
        <w:rPr>
          <w:lang w:val="de-DE"/>
        </w:rPr>
        <w:t xml:space="preserve"> in den Boden eingelassen. An den Wänden sind einige Knöpfe angebracht. Nun muss sich einer der Astronauten über den Ventilator stellen und der andere durch Ausprobieren den richtigen Knopf finden, um den Ventilator </w:t>
      </w:r>
      <w:r w:rsidRPr="00A34FD6">
        <w:rPr>
          <w:lang w:val="de-DE"/>
        </w:rPr>
        <w:lastRenderedPageBreak/>
        <w:t>zu betätigen. Ist der richtige Knopf gefunden, katapultiert der Ventilator den anderen Astronauten in die Luft und er kann nun den Knopf erreichen.</w:t>
      </w:r>
    </w:p>
    <w:p w14:paraId="1E4752FF" w14:textId="77777777" w:rsidR="00AA6704" w:rsidRPr="00A34FD6" w:rsidRDefault="00AA6704" w:rsidP="00CF5F3E">
      <w:pPr>
        <w:rPr>
          <w:lang w:val="de-DE"/>
        </w:rPr>
      </w:pPr>
      <w:r w:rsidRPr="00A34FD6">
        <w:rPr>
          <w:lang w:val="de-DE"/>
        </w:rPr>
        <w:t>Der dritte befindet sich in Raum: </w:t>
      </w:r>
      <w:r w:rsidRPr="00A34FD6">
        <w:rPr>
          <w:b/>
          <w:bCs/>
          <w:lang w:val="de-DE"/>
        </w:rPr>
        <w:t>F3R1</w:t>
      </w:r>
      <w:r w:rsidRPr="00A34FD6">
        <w:rPr>
          <w:lang w:val="de-DE"/>
        </w:rPr>
        <w:t>. Dieser Raum ist wie ein </w:t>
      </w:r>
      <w:r w:rsidRPr="00A34FD6">
        <w:rPr>
          <w:b/>
          <w:bCs/>
          <w:lang w:val="de-DE"/>
        </w:rPr>
        <w:t>Labyrinth</w:t>
      </w:r>
      <w:r w:rsidRPr="00A34FD6">
        <w:rPr>
          <w:lang w:val="de-DE"/>
        </w:rPr>
        <w:t> aufgebaut. Haben die Astronauten den richtigen Weg durch den Raum gefunden, befindet sich dort der letzte Knopf, den sie drücken müssen.</w:t>
      </w:r>
    </w:p>
    <w:p w14:paraId="3147C99E" w14:textId="77777777" w:rsidR="00CD2755" w:rsidRDefault="00AA6704">
      <w:pPr>
        <w:rPr>
          <w:lang w:val="de-DE"/>
        </w:rPr>
      </w:pPr>
      <w:r w:rsidRPr="00A34FD6">
        <w:rPr>
          <w:lang w:val="de-DE"/>
        </w:rPr>
        <w:t>Nachdem sie alle 3 Knöpfe gedrückt haben entriegeln sie damit den mittleren Ring, dieser kann nun also gedreht werden</w:t>
      </w:r>
      <w:r w:rsidR="00921CAC">
        <w:rPr>
          <w:lang w:val="de-DE"/>
        </w:rPr>
        <w:t>.</w:t>
      </w:r>
    </w:p>
    <w:p w14:paraId="2A0E8918" w14:textId="77777777" w:rsidR="007F6589" w:rsidRPr="00A34FD6" w:rsidRDefault="007F6589" w:rsidP="007F6589">
      <w:pPr>
        <w:pStyle w:val="berschrift1"/>
        <w:rPr>
          <w:lang w:val="de-DE"/>
        </w:rPr>
      </w:pPr>
      <w:bookmarkStart w:id="86" w:name="_Toc396336798"/>
      <w:r w:rsidRPr="00A34FD6">
        <w:rPr>
          <w:lang w:val="de-DE"/>
        </w:rPr>
        <w:t>Statistik</w:t>
      </w:r>
      <w:bookmarkEnd w:id="86"/>
    </w:p>
    <w:p w14:paraId="0AAE1744" w14:textId="77777777" w:rsidR="007F6589" w:rsidRPr="00A34FD6" w:rsidRDefault="007F6589" w:rsidP="007F6589">
      <w:pPr>
        <w:rPr>
          <w:lang w:val="de-DE"/>
        </w:rPr>
      </w:pPr>
      <w:r>
        <w:rPr>
          <w:lang w:val="de-DE"/>
        </w:rPr>
        <w:t xml:space="preserve">Das Spiel endet mit einer </w:t>
      </w:r>
      <w:r w:rsidRPr="00A34FD6">
        <w:rPr>
          <w:lang w:val="de-DE"/>
        </w:rPr>
        <w:t>statistische</w:t>
      </w:r>
      <w:r>
        <w:rPr>
          <w:lang w:val="de-DE"/>
        </w:rPr>
        <w:t>n</w:t>
      </w:r>
      <w:r w:rsidRPr="00A34FD6">
        <w:rPr>
          <w:lang w:val="de-DE"/>
        </w:rPr>
        <w:t xml:space="preserve"> Übersicht. Diese zeigt zunächst an, ob ein Spieler verloren oder gewonnen hat. Außerdem stellt sie die wichtigsten Fakten aus dem Spiel dar, wie z.</w:t>
      </w:r>
      <w:r>
        <w:rPr>
          <w:lang w:val="de-DE"/>
        </w:rPr>
        <w:t xml:space="preserve"> </w:t>
      </w:r>
      <w:r w:rsidRPr="00A34FD6">
        <w:rPr>
          <w:lang w:val="de-DE"/>
        </w:rPr>
        <w:t>B.:</w:t>
      </w:r>
    </w:p>
    <w:p w14:paraId="53BF525C" w14:textId="77777777" w:rsidR="007F6589" w:rsidRDefault="007F6589" w:rsidP="00086DF0">
      <w:pPr>
        <w:pStyle w:val="Listenabsatz"/>
        <w:numPr>
          <w:ilvl w:val="0"/>
          <w:numId w:val="9"/>
        </w:numPr>
        <w:spacing w:line="360" w:lineRule="auto"/>
      </w:pPr>
      <w:proofErr w:type="spellStart"/>
      <w:r w:rsidRPr="00A34FD6">
        <w:t>Daten</w:t>
      </w:r>
      <w:proofErr w:type="spellEnd"/>
      <w:r w:rsidRPr="00A34FD6">
        <w:t xml:space="preserve"> </w:t>
      </w:r>
      <w:proofErr w:type="spellStart"/>
      <w:r w:rsidRPr="00A34FD6">
        <w:t>zum</w:t>
      </w:r>
      <w:proofErr w:type="spellEnd"/>
      <w:r w:rsidRPr="00A34FD6">
        <w:t xml:space="preserve"> Alien:</w:t>
      </w:r>
    </w:p>
    <w:p w14:paraId="6DC77846" w14:textId="77777777" w:rsidR="007F6589" w:rsidRDefault="007F6589" w:rsidP="00086DF0">
      <w:pPr>
        <w:pStyle w:val="Listenabsatz"/>
        <w:numPr>
          <w:ilvl w:val="1"/>
          <w:numId w:val="9"/>
        </w:numPr>
        <w:spacing w:line="360" w:lineRule="auto"/>
      </w:pPr>
      <w:proofErr w:type="spellStart"/>
      <w:r w:rsidRPr="00A34FD6">
        <w:t>Astronautenschaden</w:t>
      </w:r>
      <w:proofErr w:type="spellEnd"/>
    </w:p>
    <w:p w14:paraId="185E0201" w14:textId="7989A2D2" w:rsidR="007F6589"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getöteter</w:t>
      </w:r>
      <w:proofErr w:type="spellEnd"/>
      <w:r w:rsidRPr="00A34FD6">
        <w:t xml:space="preserve"> </w:t>
      </w:r>
      <w:r w:rsidR="0080033B">
        <w:t>Kampfaliens</w:t>
      </w:r>
      <w:bookmarkStart w:id="87" w:name="_GoBack"/>
      <w:bookmarkEnd w:id="87"/>
    </w:p>
    <w:p w14:paraId="697F9B7B" w14:textId="77777777" w:rsidR="007F6589"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gespawnter</w:t>
      </w:r>
      <w:proofErr w:type="spellEnd"/>
      <w:r w:rsidRPr="00A34FD6">
        <w:t xml:space="preserve"> Aliens</w:t>
      </w:r>
    </w:p>
    <w:p w14:paraId="5F7CA396" w14:textId="77777777" w:rsidR="007F6589" w:rsidRDefault="007F6589" w:rsidP="00086DF0">
      <w:pPr>
        <w:pStyle w:val="Listenabsatz"/>
        <w:numPr>
          <w:ilvl w:val="0"/>
          <w:numId w:val="9"/>
        </w:numPr>
        <w:spacing w:line="360" w:lineRule="auto"/>
      </w:pPr>
      <w:proofErr w:type="spellStart"/>
      <w:r w:rsidRPr="00A34FD6">
        <w:t>Daten</w:t>
      </w:r>
      <w:proofErr w:type="spellEnd"/>
      <w:r w:rsidRPr="00A34FD6">
        <w:t xml:space="preserve"> </w:t>
      </w:r>
      <w:proofErr w:type="spellStart"/>
      <w:r w:rsidRPr="00A34FD6">
        <w:t>zu</w:t>
      </w:r>
      <w:proofErr w:type="spellEnd"/>
      <w:r w:rsidRPr="00A34FD6">
        <w:t xml:space="preserve"> den </w:t>
      </w:r>
      <w:proofErr w:type="spellStart"/>
      <w:r w:rsidRPr="00A34FD6">
        <w:t>Astronauten</w:t>
      </w:r>
      <w:proofErr w:type="spellEnd"/>
      <w:r w:rsidRPr="00A34FD6">
        <w:t>:</w:t>
      </w:r>
    </w:p>
    <w:p w14:paraId="4B9C8C88" w14:textId="35B08E36" w:rsidR="007F6589"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getöteter</w:t>
      </w:r>
      <w:proofErr w:type="spellEnd"/>
      <w:r w:rsidRPr="00A34FD6">
        <w:t xml:space="preserve"> </w:t>
      </w:r>
      <w:proofErr w:type="spellStart"/>
      <w:r w:rsidR="0080033B">
        <w:t>Kampfaliens</w:t>
      </w:r>
      <w:proofErr w:type="spellEnd"/>
    </w:p>
    <w:p w14:paraId="4FC80B7B" w14:textId="77777777" w:rsidR="007F6589" w:rsidRPr="00A34FD6" w:rsidRDefault="007F6589" w:rsidP="00086DF0">
      <w:pPr>
        <w:pStyle w:val="Listenabsatz"/>
        <w:numPr>
          <w:ilvl w:val="1"/>
          <w:numId w:val="9"/>
        </w:numPr>
        <w:spacing w:line="360" w:lineRule="auto"/>
      </w:pPr>
      <w:proofErr w:type="spellStart"/>
      <w:r w:rsidRPr="00A34FD6">
        <w:t>Anzahl</w:t>
      </w:r>
      <w:proofErr w:type="spellEnd"/>
      <w:r w:rsidRPr="00A34FD6">
        <w:t xml:space="preserve"> </w:t>
      </w:r>
      <w:proofErr w:type="spellStart"/>
      <w:r w:rsidRPr="00A34FD6">
        <w:t>Wiederbelebungen</w:t>
      </w:r>
      <w:proofErr w:type="spellEnd"/>
    </w:p>
    <w:p w14:paraId="486D51DD" w14:textId="77777777" w:rsidR="007F6589" w:rsidRPr="007F6589" w:rsidRDefault="007F6589" w:rsidP="007F6589">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ADCAA50" wp14:editId="4E7E851F">
            <wp:extent cx="2807833" cy="2179154"/>
            <wp:effectExtent l="0" t="0" r="0" b="0"/>
            <wp:docPr id="13" name="Picture 13" descr="http://www.bildhochladen.de/images/2014/08/18/VerliererStatistik.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dhochladen.de/images/2014/08/18/VerliererStatistik.pn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23157" cy="2191047"/>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66C5C9BB" wp14:editId="4CD8F21C">
            <wp:extent cx="2795168" cy="2169326"/>
            <wp:effectExtent l="0" t="0" r="5715" b="2540"/>
            <wp:docPr id="14" name="Picture 14" descr="http://www.bildhochladen.de/images/2014/08/18/GewinnerStatistik.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dhochladen.de/images/2014/08/18/GewinnerStatistik.pn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8163" cy="2179412"/>
                    </a:xfrm>
                    <a:prstGeom prst="rect">
                      <a:avLst/>
                    </a:prstGeom>
                    <a:noFill/>
                    <a:ln>
                      <a:noFill/>
                    </a:ln>
                  </pic:spPr>
                </pic:pic>
              </a:graphicData>
            </a:graphic>
          </wp:inline>
        </w:drawing>
      </w:r>
    </w:p>
    <w:sectPr w:rsidR="007F6589" w:rsidRPr="007F6589" w:rsidSect="006F33DF">
      <w:foot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Nico Vollmer" w:date="2014-08-20T21:07:00Z" w:initials="NV">
    <w:p w14:paraId="55929DB2" w14:textId="77777777" w:rsidR="00C016B2" w:rsidRDefault="00C016B2">
      <w:pPr>
        <w:pStyle w:val="Kommentartext"/>
      </w:pPr>
      <w:r>
        <w:rPr>
          <w:rStyle w:val="Kommentarzeichen"/>
        </w:rPr>
        <w:annotationRef/>
      </w:r>
      <w:proofErr w:type="spellStart"/>
      <w:r>
        <w:t>Ist</w:t>
      </w:r>
      <w:proofErr w:type="spellEnd"/>
      <w:r>
        <w:t xml:space="preserve"> das </w:t>
      </w:r>
      <w:proofErr w:type="spellStart"/>
      <w:r>
        <w:t>richtig</w:t>
      </w:r>
      <w:proofErr w:type="spellEnd"/>
      <w:r>
        <w:t>??</w:t>
      </w:r>
    </w:p>
  </w:comment>
  <w:comment w:id="48" w:author="Nico Vollmer" w:date="2014-08-20T21:11:00Z" w:initials="NV">
    <w:p w14:paraId="085778DE" w14:textId="75C2EE54" w:rsidR="00C016B2" w:rsidRDefault="00C016B2">
      <w:pPr>
        <w:pStyle w:val="Kommentartext"/>
      </w:pPr>
      <w:r>
        <w:rPr>
          <w:rStyle w:val="Kommentarzeichen"/>
        </w:rPr>
        <w:annotationRef/>
      </w:r>
      <w:r>
        <w:t>????</w:t>
      </w:r>
    </w:p>
  </w:comment>
  <w:comment w:id="51" w:author="Nico Vollmer" w:date="2014-08-20T21:01:00Z" w:initials="NV">
    <w:p w14:paraId="74B89738" w14:textId="77777777" w:rsidR="00C016B2" w:rsidRDefault="00C016B2">
      <w:pPr>
        <w:pStyle w:val="Kommentartext"/>
      </w:pPr>
      <w:r>
        <w:rPr>
          <w:rStyle w:val="Kommentarzeichen"/>
        </w:rPr>
        <w:annotationRef/>
      </w:r>
      <w:proofErr w:type="spellStart"/>
      <w:r>
        <w:t>Wie</w:t>
      </w:r>
      <w:proofErr w:type="spellEnd"/>
      <w:r>
        <w:t xml:space="preserve"> </w:t>
      </w:r>
      <w:proofErr w:type="spellStart"/>
      <w:r>
        <w:t>ist</w:t>
      </w:r>
      <w:proofErr w:type="spellEnd"/>
      <w:r>
        <w:t xml:space="preserve"> </w:t>
      </w:r>
      <w:proofErr w:type="spellStart"/>
      <w:r>
        <w:t>es</w:t>
      </w:r>
      <w:proofErr w:type="spellEnd"/>
      <w:r>
        <w:t xml:space="preserve"> </w:t>
      </w:r>
      <w:proofErr w:type="spellStart"/>
      <w:r>
        <w:t>richtig</w:t>
      </w:r>
      <w:proofErr w:type="spellEnd"/>
      <w:r>
        <w:t>?</w:t>
      </w:r>
    </w:p>
  </w:comment>
  <w:comment w:id="65" w:author="Nico Vollmer" w:date="2014-08-20T22:43:00Z" w:initials="NV">
    <w:p w14:paraId="206D8265" w14:textId="6832F661" w:rsidR="0080033B" w:rsidRDefault="0080033B">
      <w:pPr>
        <w:pStyle w:val="Kommentartext"/>
      </w:pPr>
      <w:r>
        <w:rPr>
          <w:rStyle w:val="Kommentarzeichen"/>
        </w:rPr>
        <w:annotationRef/>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929DB2" w15:done="0"/>
  <w15:commentEx w15:paraId="085778DE" w15:done="0"/>
  <w15:commentEx w15:paraId="74B89738" w15:done="0"/>
  <w15:commentEx w15:paraId="206D82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56D353" w14:textId="77777777" w:rsidR="00086DF0" w:rsidRDefault="00086DF0" w:rsidP="00251237">
      <w:pPr>
        <w:spacing w:after="0" w:line="240" w:lineRule="auto"/>
      </w:pPr>
      <w:r>
        <w:separator/>
      </w:r>
    </w:p>
  </w:endnote>
  <w:endnote w:type="continuationSeparator" w:id="0">
    <w:p w14:paraId="0611B5A5" w14:textId="77777777" w:rsidR="00086DF0" w:rsidRDefault="00086DF0" w:rsidP="00251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927353"/>
      <w:docPartObj>
        <w:docPartGallery w:val="Page Numbers (Bottom of Page)"/>
        <w:docPartUnique/>
      </w:docPartObj>
    </w:sdtPr>
    <w:sdtContent>
      <w:p w14:paraId="34EA6882" w14:textId="7C714171" w:rsidR="00C016B2" w:rsidRDefault="00C016B2" w:rsidP="00FE5315">
        <w:pPr>
          <w:pStyle w:val="Fuzeile"/>
          <w:jc w:val="right"/>
        </w:pPr>
        <w:r>
          <w:fldChar w:fldCharType="begin"/>
        </w:r>
        <w:r>
          <w:instrText>PAGE   \* MERGEFORMAT</w:instrText>
        </w:r>
        <w:r>
          <w:fldChar w:fldCharType="separate"/>
        </w:r>
        <w:r w:rsidR="0080033B" w:rsidRPr="0080033B">
          <w:rPr>
            <w:noProof/>
            <w:lang w:val="de-DE"/>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A3EBB1" w14:textId="77777777" w:rsidR="00086DF0" w:rsidRDefault="00086DF0" w:rsidP="00251237">
      <w:pPr>
        <w:spacing w:after="0" w:line="240" w:lineRule="auto"/>
      </w:pPr>
      <w:r>
        <w:separator/>
      </w:r>
    </w:p>
  </w:footnote>
  <w:footnote w:type="continuationSeparator" w:id="0">
    <w:p w14:paraId="20257379" w14:textId="77777777" w:rsidR="00086DF0" w:rsidRDefault="00086DF0" w:rsidP="00251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055C0"/>
    <w:multiLevelType w:val="hybridMultilevel"/>
    <w:tmpl w:val="03A62F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72C37BB"/>
    <w:multiLevelType w:val="hybridMultilevel"/>
    <w:tmpl w:val="9C6C6D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2AF7B2F"/>
    <w:multiLevelType w:val="hybridMultilevel"/>
    <w:tmpl w:val="1A52FE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41F132F"/>
    <w:multiLevelType w:val="hybridMultilevel"/>
    <w:tmpl w:val="594E80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68C19BD"/>
    <w:multiLevelType w:val="multilevel"/>
    <w:tmpl w:val="4FBA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CD26A39"/>
    <w:multiLevelType w:val="hybridMultilevel"/>
    <w:tmpl w:val="9FE8F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D5F0A9D"/>
    <w:multiLevelType w:val="hybridMultilevel"/>
    <w:tmpl w:val="998AF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16E3FED"/>
    <w:multiLevelType w:val="hybridMultilevel"/>
    <w:tmpl w:val="38684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6EC70A7"/>
    <w:multiLevelType w:val="hybridMultilevel"/>
    <w:tmpl w:val="EDC8D1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B8C4B4B"/>
    <w:multiLevelType w:val="hybridMultilevel"/>
    <w:tmpl w:val="47A4D7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1EB4C6E"/>
    <w:multiLevelType w:val="hybridMultilevel"/>
    <w:tmpl w:val="9E92DC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A7B3452"/>
    <w:multiLevelType w:val="multilevel"/>
    <w:tmpl w:val="C5D0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2E27DB"/>
    <w:multiLevelType w:val="hybridMultilevel"/>
    <w:tmpl w:val="6F64C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0"/>
  </w:num>
  <w:num w:numId="4">
    <w:abstractNumId w:val="5"/>
  </w:num>
  <w:num w:numId="5">
    <w:abstractNumId w:val="7"/>
  </w:num>
  <w:num w:numId="6">
    <w:abstractNumId w:val="1"/>
  </w:num>
  <w:num w:numId="7">
    <w:abstractNumId w:val="10"/>
  </w:num>
  <w:num w:numId="8">
    <w:abstractNumId w:val="3"/>
  </w:num>
  <w:num w:numId="9">
    <w:abstractNumId w:val="9"/>
  </w:num>
  <w:num w:numId="10">
    <w:abstractNumId w:val="8"/>
  </w:num>
  <w:num w:numId="11">
    <w:abstractNumId w:val="6"/>
  </w:num>
  <w:num w:numId="12">
    <w:abstractNumId w:val="2"/>
  </w:num>
  <w:num w:numId="13">
    <w:abstractNumId w:val="12"/>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 Vollmer">
    <w15:presenceInfo w15:providerId="Windows Live" w15:userId="2ec8789c459c56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704"/>
    <w:rsid w:val="00086DF0"/>
    <w:rsid w:val="000C22F1"/>
    <w:rsid w:val="0012236D"/>
    <w:rsid w:val="001624C0"/>
    <w:rsid w:val="001855A6"/>
    <w:rsid w:val="00237233"/>
    <w:rsid w:val="00251237"/>
    <w:rsid w:val="002F4C0B"/>
    <w:rsid w:val="002F6E05"/>
    <w:rsid w:val="003155C4"/>
    <w:rsid w:val="003163EE"/>
    <w:rsid w:val="00321CB4"/>
    <w:rsid w:val="0038144F"/>
    <w:rsid w:val="003B2306"/>
    <w:rsid w:val="003F0E97"/>
    <w:rsid w:val="0044440C"/>
    <w:rsid w:val="004A06DE"/>
    <w:rsid w:val="004D16E1"/>
    <w:rsid w:val="0054187F"/>
    <w:rsid w:val="00553930"/>
    <w:rsid w:val="005A31CE"/>
    <w:rsid w:val="005B10A7"/>
    <w:rsid w:val="005B1B2D"/>
    <w:rsid w:val="006658E6"/>
    <w:rsid w:val="0068762E"/>
    <w:rsid w:val="006C7D90"/>
    <w:rsid w:val="006F33DF"/>
    <w:rsid w:val="007440DC"/>
    <w:rsid w:val="007548DE"/>
    <w:rsid w:val="007640F3"/>
    <w:rsid w:val="007D51F1"/>
    <w:rsid w:val="007F06AF"/>
    <w:rsid w:val="007F2022"/>
    <w:rsid w:val="007F6589"/>
    <w:rsid w:val="0080033B"/>
    <w:rsid w:val="0082116C"/>
    <w:rsid w:val="008270D6"/>
    <w:rsid w:val="0083318F"/>
    <w:rsid w:val="00865DAE"/>
    <w:rsid w:val="008679C1"/>
    <w:rsid w:val="008825ED"/>
    <w:rsid w:val="00921CAC"/>
    <w:rsid w:val="00965069"/>
    <w:rsid w:val="009C74E5"/>
    <w:rsid w:val="00A11D17"/>
    <w:rsid w:val="00A34FD6"/>
    <w:rsid w:val="00AA6704"/>
    <w:rsid w:val="00B34976"/>
    <w:rsid w:val="00B53179"/>
    <w:rsid w:val="00B94E4B"/>
    <w:rsid w:val="00BB1267"/>
    <w:rsid w:val="00BB5544"/>
    <w:rsid w:val="00BC1A5C"/>
    <w:rsid w:val="00BF32AA"/>
    <w:rsid w:val="00C016B2"/>
    <w:rsid w:val="00C07DB8"/>
    <w:rsid w:val="00C67F05"/>
    <w:rsid w:val="00C72A1C"/>
    <w:rsid w:val="00CC296F"/>
    <w:rsid w:val="00CD2755"/>
    <w:rsid w:val="00CF5F3E"/>
    <w:rsid w:val="00D33495"/>
    <w:rsid w:val="00D66BDE"/>
    <w:rsid w:val="00DA13A9"/>
    <w:rsid w:val="00DF787B"/>
    <w:rsid w:val="00E11AB5"/>
    <w:rsid w:val="00E12C1C"/>
    <w:rsid w:val="00E2624E"/>
    <w:rsid w:val="00E26659"/>
    <w:rsid w:val="00E32B34"/>
    <w:rsid w:val="00EB59B3"/>
    <w:rsid w:val="00F10AF9"/>
    <w:rsid w:val="00F21F57"/>
    <w:rsid w:val="00F61A4E"/>
    <w:rsid w:val="00F654F5"/>
    <w:rsid w:val="00F72FB6"/>
    <w:rsid w:val="00FE5315"/>
    <w:rsid w:val="00FF4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8E802"/>
  <w15:docId w15:val="{6BE1EEB3-8206-40F9-82DE-046BA09A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72FB6"/>
    <w:pPr>
      <w:keepNext/>
      <w:keepLines/>
      <w:spacing w:before="360" w:after="120"/>
      <w:outlineLvl w:val="0"/>
    </w:pPr>
    <w:rPr>
      <w:rFonts w:asciiTheme="majorHAnsi" w:eastAsiaTheme="majorEastAsia" w:hAnsiTheme="majorHAnsi" w:cstheme="majorBidi"/>
      <w:b/>
      <w:bCs/>
      <w:sz w:val="32"/>
      <w:szCs w:val="28"/>
    </w:rPr>
  </w:style>
  <w:style w:type="paragraph" w:styleId="berschrift2">
    <w:name w:val="heading 2"/>
    <w:basedOn w:val="Standard"/>
    <w:link w:val="berschrift2Zchn"/>
    <w:uiPriority w:val="9"/>
    <w:qFormat/>
    <w:rsid w:val="00F61A4E"/>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berschrift3">
    <w:name w:val="heading 3"/>
    <w:basedOn w:val="Standard"/>
    <w:link w:val="berschrift3Zchn"/>
    <w:uiPriority w:val="9"/>
    <w:qFormat/>
    <w:rsid w:val="00921CAC"/>
    <w:pPr>
      <w:spacing w:before="240" w:after="100" w:afterAutospacing="1" w:line="240" w:lineRule="auto"/>
      <w:outlineLvl w:val="2"/>
    </w:pPr>
    <w:rPr>
      <w:rFonts w:ascii="Times New Roman" w:eastAsia="Times New Roman" w:hAnsi="Times New Roman" w:cs="Times New Roman"/>
      <w:b/>
      <w:bCs/>
      <w:sz w:val="27"/>
      <w:szCs w:val="27"/>
    </w:rPr>
  </w:style>
  <w:style w:type="paragraph" w:styleId="berschrift4">
    <w:name w:val="heading 4"/>
    <w:basedOn w:val="Standard"/>
    <w:next w:val="Standard"/>
    <w:link w:val="berschrift4Zchn"/>
    <w:uiPriority w:val="9"/>
    <w:unhideWhenUsed/>
    <w:qFormat/>
    <w:rsid w:val="00EB59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61A4E"/>
    <w:rPr>
      <w:rFonts w:ascii="Times New Roman" w:eastAsia="Times New Roman" w:hAnsi="Times New Roman" w:cs="Times New Roman"/>
      <w:b/>
      <w:bCs/>
      <w:sz w:val="28"/>
      <w:szCs w:val="36"/>
    </w:rPr>
  </w:style>
  <w:style w:type="character" w:customStyle="1" w:styleId="berschrift3Zchn">
    <w:name w:val="Überschrift 3 Zchn"/>
    <w:basedOn w:val="Absatz-Standardschriftart"/>
    <w:link w:val="berschrift3"/>
    <w:uiPriority w:val="9"/>
    <w:rsid w:val="00921CAC"/>
    <w:rPr>
      <w:rFonts w:ascii="Times New Roman" w:eastAsia="Times New Roman" w:hAnsi="Times New Roman" w:cs="Times New Roman"/>
      <w:b/>
      <w:bCs/>
      <w:sz w:val="27"/>
      <w:szCs w:val="27"/>
    </w:rPr>
  </w:style>
  <w:style w:type="character" w:styleId="Fett">
    <w:name w:val="Strong"/>
    <w:basedOn w:val="Absatz-Standardschriftart"/>
    <w:uiPriority w:val="22"/>
    <w:qFormat/>
    <w:rsid w:val="00AA6704"/>
    <w:rPr>
      <w:b/>
      <w:bCs/>
    </w:rPr>
  </w:style>
  <w:style w:type="character" w:styleId="Hyperlink">
    <w:name w:val="Hyperlink"/>
    <w:basedOn w:val="Absatz-Standardschriftart"/>
    <w:uiPriority w:val="99"/>
    <w:unhideWhenUsed/>
    <w:rsid w:val="00AA6704"/>
    <w:rPr>
      <w:color w:val="0000FF"/>
      <w:u w:val="single"/>
    </w:rPr>
  </w:style>
  <w:style w:type="character" w:customStyle="1" w:styleId="apple-converted-space">
    <w:name w:val="apple-converted-space"/>
    <w:basedOn w:val="Absatz-Standardschriftart"/>
    <w:rsid w:val="00AA6704"/>
  </w:style>
  <w:style w:type="paragraph" w:styleId="StandardWeb">
    <w:name w:val="Normal (Web)"/>
    <w:basedOn w:val="Standard"/>
    <w:uiPriority w:val="99"/>
    <w:unhideWhenUsed/>
    <w:rsid w:val="00AA6704"/>
    <w:pPr>
      <w:spacing w:before="100" w:beforeAutospacing="1" w:after="100" w:afterAutospacing="1" w:line="240" w:lineRule="auto"/>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AA6704"/>
    <w:rPr>
      <w:i/>
      <w:iCs/>
    </w:rPr>
  </w:style>
  <w:style w:type="paragraph" w:styleId="Sprechblasentext">
    <w:name w:val="Balloon Text"/>
    <w:basedOn w:val="Standard"/>
    <w:link w:val="SprechblasentextZchn"/>
    <w:uiPriority w:val="99"/>
    <w:semiHidden/>
    <w:unhideWhenUsed/>
    <w:rsid w:val="00AA67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A6704"/>
    <w:rPr>
      <w:rFonts w:ascii="Tahoma" w:hAnsi="Tahoma" w:cs="Tahoma"/>
      <w:sz w:val="16"/>
      <w:szCs w:val="16"/>
    </w:rPr>
  </w:style>
  <w:style w:type="paragraph" w:styleId="Listenabsatz">
    <w:name w:val="List Paragraph"/>
    <w:basedOn w:val="Standard"/>
    <w:uiPriority w:val="34"/>
    <w:qFormat/>
    <w:rsid w:val="00D33495"/>
    <w:pPr>
      <w:ind w:left="720"/>
      <w:contextualSpacing/>
    </w:pPr>
  </w:style>
  <w:style w:type="character" w:customStyle="1" w:styleId="icon">
    <w:name w:val="icon"/>
    <w:basedOn w:val="Absatz-Standardschriftart"/>
    <w:rsid w:val="00965069"/>
  </w:style>
  <w:style w:type="character" w:customStyle="1" w:styleId="berschrift1Zchn">
    <w:name w:val="Überschrift 1 Zchn"/>
    <w:basedOn w:val="Absatz-Standardschriftart"/>
    <w:link w:val="berschrift1"/>
    <w:uiPriority w:val="9"/>
    <w:rsid w:val="00F72FB6"/>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unhideWhenUsed/>
    <w:qFormat/>
    <w:rsid w:val="00EB59B3"/>
    <w:pPr>
      <w:outlineLvl w:val="9"/>
    </w:pPr>
    <w:rPr>
      <w:lang w:val="de-DE"/>
    </w:rPr>
  </w:style>
  <w:style w:type="paragraph" w:styleId="Verzeichnis2">
    <w:name w:val="toc 2"/>
    <w:basedOn w:val="Standard"/>
    <w:next w:val="Standard"/>
    <w:autoRedefine/>
    <w:uiPriority w:val="39"/>
    <w:unhideWhenUsed/>
    <w:rsid w:val="00EB59B3"/>
    <w:pPr>
      <w:spacing w:after="100"/>
      <w:ind w:left="220"/>
    </w:pPr>
  </w:style>
  <w:style w:type="paragraph" w:styleId="Verzeichnis3">
    <w:name w:val="toc 3"/>
    <w:basedOn w:val="Standard"/>
    <w:next w:val="Standard"/>
    <w:autoRedefine/>
    <w:uiPriority w:val="39"/>
    <w:unhideWhenUsed/>
    <w:rsid w:val="00EB59B3"/>
    <w:pPr>
      <w:spacing w:after="100"/>
      <w:ind w:left="440"/>
    </w:pPr>
  </w:style>
  <w:style w:type="character" w:customStyle="1" w:styleId="berschrift4Zchn">
    <w:name w:val="Überschrift 4 Zchn"/>
    <w:basedOn w:val="Absatz-Standardschriftart"/>
    <w:link w:val="berschrift4"/>
    <w:uiPriority w:val="9"/>
    <w:rsid w:val="00EB59B3"/>
    <w:rPr>
      <w:rFonts w:asciiTheme="majorHAnsi" w:eastAsiaTheme="majorEastAsia" w:hAnsiTheme="majorHAnsi" w:cstheme="majorBidi"/>
      <w:b/>
      <w:bCs/>
      <w:i/>
      <w:iCs/>
      <w:color w:val="4F81BD" w:themeColor="accent1"/>
    </w:rPr>
  </w:style>
  <w:style w:type="paragraph" w:styleId="Verzeichnis1">
    <w:name w:val="toc 1"/>
    <w:basedOn w:val="Standard"/>
    <w:next w:val="Standard"/>
    <w:autoRedefine/>
    <w:uiPriority w:val="39"/>
    <w:unhideWhenUsed/>
    <w:rsid w:val="00F72FB6"/>
    <w:pPr>
      <w:tabs>
        <w:tab w:val="right" w:leader="dot" w:pos="9350"/>
      </w:tabs>
      <w:spacing w:after="100"/>
    </w:pPr>
  </w:style>
  <w:style w:type="paragraph" w:styleId="Kopfzeile">
    <w:name w:val="header"/>
    <w:basedOn w:val="Standard"/>
    <w:link w:val="KopfzeileZchn"/>
    <w:uiPriority w:val="99"/>
    <w:unhideWhenUsed/>
    <w:rsid w:val="002512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1237"/>
  </w:style>
  <w:style w:type="paragraph" w:styleId="Fuzeile">
    <w:name w:val="footer"/>
    <w:basedOn w:val="Standard"/>
    <w:link w:val="FuzeileZchn"/>
    <w:uiPriority w:val="99"/>
    <w:unhideWhenUsed/>
    <w:rsid w:val="002512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1237"/>
  </w:style>
  <w:style w:type="paragraph" w:styleId="KeinLeerraum">
    <w:name w:val="No Spacing"/>
    <w:uiPriority w:val="1"/>
    <w:qFormat/>
    <w:rsid w:val="00251237"/>
    <w:pPr>
      <w:spacing w:after="0" w:line="240" w:lineRule="auto"/>
    </w:pPr>
  </w:style>
  <w:style w:type="paragraph" w:styleId="Titel">
    <w:name w:val="Title"/>
    <w:basedOn w:val="Standard"/>
    <w:next w:val="Standard"/>
    <w:link w:val="TitelZchn"/>
    <w:uiPriority w:val="10"/>
    <w:qFormat/>
    <w:rsid w:val="00F72FB6"/>
    <w:pPr>
      <w:spacing w:after="0" w:line="240" w:lineRule="auto"/>
      <w:contextualSpacing/>
    </w:pPr>
    <w:rPr>
      <w:rFonts w:asciiTheme="majorHAnsi" w:eastAsiaTheme="majorEastAsia" w:hAnsiTheme="majorHAnsi" w:cstheme="majorBidi"/>
      <w:spacing w:val="-10"/>
      <w:kern w:val="28"/>
      <w:sz w:val="44"/>
      <w:szCs w:val="56"/>
    </w:rPr>
  </w:style>
  <w:style w:type="character" w:customStyle="1" w:styleId="TitelZchn">
    <w:name w:val="Titel Zchn"/>
    <w:basedOn w:val="Absatz-Standardschriftart"/>
    <w:link w:val="Titel"/>
    <w:uiPriority w:val="10"/>
    <w:rsid w:val="00F72FB6"/>
    <w:rPr>
      <w:rFonts w:asciiTheme="majorHAnsi" w:eastAsiaTheme="majorEastAsia" w:hAnsiTheme="majorHAnsi" w:cstheme="majorBidi"/>
      <w:spacing w:val="-10"/>
      <w:kern w:val="28"/>
      <w:sz w:val="44"/>
      <w:szCs w:val="56"/>
    </w:rPr>
  </w:style>
  <w:style w:type="paragraph" w:styleId="Untertitel">
    <w:name w:val="Subtitle"/>
    <w:basedOn w:val="Standard"/>
    <w:next w:val="Standard"/>
    <w:link w:val="UntertitelZchn"/>
    <w:uiPriority w:val="11"/>
    <w:qFormat/>
    <w:rsid w:val="004A06DE"/>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A06DE"/>
    <w:rPr>
      <w:rFonts w:eastAsiaTheme="minorEastAsia"/>
      <w:color w:val="5A5A5A" w:themeColor="text1" w:themeTint="A5"/>
      <w:spacing w:val="15"/>
    </w:rPr>
  </w:style>
  <w:style w:type="character" w:styleId="Kommentarzeichen">
    <w:name w:val="annotation reference"/>
    <w:basedOn w:val="Absatz-Standardschriftart"/>
    <w:uiPriority w:val="99"/>
    <w:semiHidden/>
    <w:unhideWhenUsed/>
    <w:rsid w:val="004A06DE"/>
    <w:rPr>
      <w:sz w:val="16"/>
      <w:szCs w:val="16"/>
    </w:rPr>
  </w:style>
  <w:style w:type="paragraph" w:styleId="Kommentartext">
    <w:name w:val="annotation text"/>
    <w:basedOn w:val="Standard"/>
    <w:link w:val="KommentartextZchn"/>
    <w:uiPriority w:val="99"/>
    <w:semiHidden/>
    <w:unhideWhenUsed/>
    <w:rsid w:val="004A06D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A06DE"/>
    <w:rPr>
      <w:sz w:val="20"/>
      <w:szCs w:val="20"/>
    </w:rPr>
  </w:style>
  <w:style w:type="paragraph" w:styleId="Kommentarthema">
    <w:name w:val="annotation subject"/>
    <w:basedOn w:val="Kommentartext"/>
    <w:next w:val="Kommentartext"/>
    <w:link w:val="KommentarthemaZchn"/>
    <w:uiPriority w:val="99"/>
    <w:semiHidden/>
    <w:unhideWhenUsed/>
    <w:rsid w:val="004A06DE"/>
    <w:rPr>
      <w:b/>
      <w:bCs/>
    </w:rPr>
  </w:style>
  <w:style w:type="character" w:customStyle="1" w:styleId="KommentarthemaZchn">
    <w:name w:val="Kommentarthema Zchn"/>
    <w:basedOn w:val="KommentartextZchn"/>
    <w:link w:val="Kommentarthema"/>
    <w:uiPriority w:val="99"/>
    <w:semiHidden/>
    <w:rsid w:val="004A06DE"/>
    <w:rPr>
      <w:b/>
      <w:bCs/>
      <w:sz w:val="20"/>
      <w:szCs w:val="20"/>
    </w:rPr>
  </w:style>
  <w:style w:type="table" w:styleId="Tabellenraster">
    <w:name w:val="Table Grid"/>
    <w:basedOn w:val="NormaleTabelle"/>
    <w:uiPriority w:val="59"/>
    <w:rsid w:val="00F10A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0879">
      <w:bodyDiv w:val="1"/>
      <w:marLeft w:val="0"/>
      <w:marRight w:val="0"/>
      <w:marTop w:val="0"/>
      <w:marBottom w:val="0"/>
      <w:divBdr>
        <w:top w:val="none" w:sz="0" w:space="0" w:color="auto"/>
        <w:left w:val="none" w:sz="0" w:space="0" w:color="auto"/>
        <w:bottom w:val="none" w:sz="0" w:space="0" w:color="auto"/>
        <w:right w:val="none" w:sz="0" w:space="0" w:color="auto"/>
      </w:divBdr>
    </w:div>
    <w:div w:id="238640962">
      <w:bodyDiv w:val="1"/>
      <w:marLeft w:val="0"/>
      <w:marRight w:val="0"/>
      <w:marTop w:val="0"/>
      <w:marBottom w:val="0"/>
      <w:divBdr>
        <w:top w:val="none" w:sz="0" w:space="0" w:color="auto"/>
        <w:left w:val="none" w:sz="0" w:space="0" w:color="auto"/>
        <w:bottom w:val="none" w:sz="0" w:space="0" w:color="auto"/>
        <w:right w:val="none" w:sz="0" w:space="0" w:color="auto"/>
      </w:divBdr>
    </w:div>
    <w:div w:id="347372295">
      <w:bodyDiv w:val="1"/>
      <w:marLeft w:val="0"/>
      <w:marRight w:val="0"/>
      <w:marTop w:val="0"/>
      <w:marBottom w:val="0"/>
      <w:divBdr>
        <w:top w:val="none" w:sz="0" w:space="0" w:color="auto"/>
        <w:left w:val="none" w:sz="0" w:space="0" w:color="auto"/>
        <w:bottom w:val="none" w:sz="0" w:space="0" w:color="auto"/>
        <w:right w:val="none" w:sz="0" w:space="0" w:color="auto"/>
      </w:divBdr>
    </w:div>
    <w:div w:id="567763331">
      <w:bodyDiv w:val="1"/>
      <w:marLeft w:val="0"/>
      <w:marRight w:val="0"/>
      <w:marTop w:val="0"/>
      <w:marBottom w:val="0"/>
      <w:divBdr>
        <w:top w:val="none" w:sz="0" w:space="0" w:color="auto"/>
        <w:left w:val="none" w:sz="0" w:space="0" w:color="auto"/>
        <w:bottom w:val="none" w:sz="0" w:space="0" w:color="auto"/>
        <w:right w:val="none" w:sz="0" w:space="0" w:color="auto"/>
      </w:divBdr>
    </w:div>
    <w:div w:id="751007636">
      <w:bodyDiv w:val="1"/>
      <w:marLeft w:val="0"/>
      <w:marRight w:val="0"/>
      <w:marTop w:val="0"/>
      <w:marBottom w:val="0"/>
      <w:divBdr>
        <w:top w:val="none" w:sz="0" w:space="0" w:color="auto"/>
        <w:left w:val="none" w:sz="0" w:space="0" w:color="auto"/>
        <w:bottom w:val="none" w:sz="0" w:space="0" w:color="auto"/>
        <w:right w:val="none" w:sz="0" w:space="0" w:color="auto"/>
      </w:divBdr>
      <w:divsChild>
        <w:div w:id="1613126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686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63800">
      <w:bodyDiv w:val="1"/>
      <w:marLeft w:val="0"/>
      <w:marRight w:val="0"/>
      <w:marTop w:val="0"/>
      <w:marBottom w:val="0"/>
      <w:divBdr>
        <w:top w:val="none" w:sz="0" w:space="0" w:color="auto"/>
        <w:left w:val="none" w:sz="0" w:space="0" w:color="auto"/>
        <w:bottom w:val="none" w:sz="0" w:space="0" w:color="auto"/>
        <w:right w:val="none" w:sz="0" w:space="0" w:color="auto"/>
      </w:divBdr>
    </w:div>
    <w:div w:id="95081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mgbox.de/users/public/images/Imn7teKjKM.png" TargetMode="External"/><Relationship Id="rId18" Type="http://schemas.openxmlformats.org/officeDocument/2006/relationships/image" Target="media/image6.png"/><Relationship Id="rId26" Type="http://schemas.openxmlformats.org/officeDocument/2006/relationships/hyperlink" Target="http://www.imgbox.de/users/public/images/GbUCnjrt47.png" TargetMode="External"/><Relationship Id="rId39" Type="http://schemas.openxmlformats.org/officeDocument/2006/relationships/hyperlink" Target="http://www.bildhochladen.de/images/2014/07/03/questions.png" TargetMode="External"/><Relationship Id="rId3" Type="http://schemas.openxmlformats.org/officeDocument/2006/relationships/styles" Target="styles.xml"/><Relationship Id="rId21" Type="http://schemas.openxmlformats.org/officeDocument/2006/relationships/hyperlink" Target="http://www.imgbox.de/users/public/images/RA1NkjI0WY.png" TargetMode="External"/><Relationship Id="rId34" Type="http://schemas.openxmlformats.org/officeDocument/2006/relationships/image" Target="media/image17.png"/><Relationship Id="rId42" Type="http://schemas.openxmlformats.org/officeDocument/2006/relationships/image" Target="media/image21.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mgbox.de/users/public/images/Ewypq5Hybw.png" TargetMode="External"/><Relationship Id="rId25" Type="http://schemas.openxmlformats.org/officeDocument/2006/relationships/image" Target="media/image10.png"/><Relationship Id="rId33" Type="http://schemas.openxmlformats.org/officeDocument/2006/relationships/hyperlink" Target="http://www.bildhochladen.de/images/2014/07/03/color-sequenze.png" TargetMode="External"/><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commentsExtended" Target="commentsExtended.xml"/><Relationship Id="rId29" Type="http://schemas.openxmlformats.org/officeDocument/2006/relationships/image" Target="media/image13.png"/><Relationship Id="rId41" Type="http://schemas.openxmlformats.org/officeDocument/2006/relationships/hyperlink" Target="http://www.bildhochladen.de/images/2014/08/18/VerliererStatistik.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mgbox.de/users/public/images/3aFBuW8ySe.png"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www.bildhochladen.de/images/2014/07/03/pin-task.png" TargetMode="External"/><Relationship Id="rId40" Type="http://schemas.openxmlformats.org/officeDocument/2006/relationships/image" Target="media/image2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mgbox.de/users/public/images/iXJL3MhYyd.png"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comments" Target="comments.xm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bildhochladen.de/images/2014/08/14/wiiremotewiimoteandwiinunchuck.jpg"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bildhochladen.de/images/2014/07/17/duell.png" TargetMode="External"/><Relationship Id="rId43" Type="http://schemas.openxmlformats.org/officeDocument/2006/relationships/hyperlink" Target="http://www.bildhochladen.de/images/2014/08/18/GewinnerStatistik.pn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3829F-7731-400B-AB8A-2AACCFBD4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4736</Words>
  <Characters>29841</Characters>
  <Application>Microsoft Office Word</Application>
  <DocSecurity>0</DocSecurity>
  <Lines>248</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bertelsmann</Company>
  <LinksUpToDate>false</LinksUpToDate>
  <CharactersWithSpaces>34508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Nico Vollmer</cp:lastModifiedBy>
  <cp:revision>20</cp:revision>
  <cp:lastPrinted>2014-08-20T15:35:00Z</cp:lastPrinted>
  <dcterms:created xsi:type="dcterms:W3CDTF">2014-08-20T12:32:00Z</dcterms:created>
  <dcterms:modified xsi:type="dcterms:W3CDTF">2014-08-20T20:49:00Z</dcterms:modified>
</cp:coreProperties>
</file>